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73956" w14:textId="77777777" w:rsidR="00B1262F" w:rsidRDefault="005330F5" w:rsidP="00B1262F">
      <w:r>
        <w:rPr>
          <w:noProof/>
          <w:lang w:eastAsia="en-IN"/>
        </w:rPr>
        <w:drawing>
          <wp:anchor distT="0" distB="0" distL="114300" distR="114300" simplePos="0" relativeHeight="251659264" behindDoc="0" locked="0" layoutInCell="1" allowOverlap="1" wp14:anchorId="1D0B8E07" wp14:editId="5F5462D4">
            <wp:simplePos x="0" y="0"/>
            <wp:positionH relativeFrom="page">
              <wp:posOffset>2626360</wp:posOffset>
            </wp:positionH>
            <wp:positionV relativeFrom="paragraph">
              <wp:posOffset>9525</wp:posOffset>
            </wp:positionV>
            <wp:extent cx="4930775" cy="3284220"/>
            <wp:effectExtent l="0" t="0" r="3175" b="0"/>
            <wp:wrapSquare wrapText="bothSides"/>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2.png"/>
                    <pic:cNvPicPr/>
                  </pic:nvPicPr>
                  <pic:blipFill>
                    <a:blip r:embed="rId11">
                      <a:extLst>
                        <a:ext uri="{28A0092B-C50C-407E-A947-70E740481C1C}">
                          <a14:useLocalDpi xmlns:a14="http://schemas.microsoft.com/office/drawing/2010/main" val="0"/>
                        </a:ext>
                      </a:extLst>
                    </a:blip>
                    <a:stretch>
                      <a:fillRect/>
                    </a:stretch>
                  </pic:blipFill>
                  <pic:spPr>
                    <a:xfrm>
                      <a:off x="0" y="0"/>
                      <a:ext cx="4930775" cy="3284220"/>
                    </a:xfrm>
                    <a:prstGeom prst="rect">
                      <a:avLst/>
                    </a:prstGeom>
                  </pic:spPr>
                </pic:pic>
              </a:graphicData>
            </a:graphic>
            <wp14:sizeRelH relativeFrom="page">
              <wp14:pctWidth>0</wp14:pctWidth>
            </wp14:sizeRelH>
            <wp14:sizeRelV relativeFrom="page">
              <wp14:pctHeight>0</wp14:pctHeight>
            </wp14:sizeRelV>
          </wp:anchor>
        </w:drawing>
      </w:r>
      <w:r w:rsidR="00B1262F">
        <w:rPr>
          <w:noProof/>
          <w:lang w:eastAsia="en-IN"/>
        </w:rPr>
        <mc:AlternateContent>
          <mc:Choice Requires="wps">
            <w:drawing>
              <wp:anchor distT="0" distB="0" distL="114300" distR="114300" simplePos="0" relativeHeight="251660288" behindDoc="0" locked="0" layoutInCell="0" allowOverlap="1" wp14:anchorId="43605960" wp14:editId="6251831A">
                <wp:simplePos x="0" y="0"/>
                <wp:positionH relativeFrom="page">
                  <wp:posOffset>-10160</wp:posOffset>
                </wp:positionH>
                <wp:positionV relativeFrom="topMargin">
                  <wp:posOffset>914400</wp:posOffset>
                </wp:positionV>
                <wp:extent cx="2846705" cy="2339340"/>
                <wp:effectExtent l="0" t="0" r="10795" b="22860"/>
                <wp:wrapNone/>
                <wp:docPr id="13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6705" cy="2339340"/>
                        </a:xfrm>
                        <a:prstGeom prst="rect">
                          <a:avLst/>
                        </a:prstGeom>
                        <a:solidFill>
                          <a:schemeClr val="accent5"/>
                        </a:solidFill>
                        <a:ln w="9525">
                          <a:solidFill>
                            <a:schemeClr val="accent1"/>
                          </a:solidFill>
                          <a:miter lim="800000"/>
                          <a:headEnd/>
                          <a:tailEnd/>
                        </a:ln>
                      </wps:spPr>
                      <wps:txbx>
                        <w:txbxContent>
                          <w:p w14:paraId="0C9818B7" w14:textId="77777777" w:rsidR="00EC7943" w:rsidRDefault="00EC7943" w:rsidP="00B1262F">
                            <w:pPr>
                              <w:jc w:val="center"/>
                            </w:pPr>
                          </w:p>
                          <w:p w14:paraId="41F8DBA1" w14:textId="77777777" w:rsidR="00EC7943" w:rsidRDefault="00EC7943" w:rsidP="00B1262F">
                            <w:pPr>
                              <w:spacing w:line="204" w:lineRule="auto"/>
                              <w:rPr>
                                <w:rFonts w:ascii="Segoe UI Light" w:hAnsi="Segoe UI Light" w:cs="Segoe UI Light"/>
                                <w:color w:val="FFFFFF" w:themeColor="background1"/>
                                <w:sz w:val="40"/>
                                <w:szCs w:val="40"/>
                              </w:rPr>
                            </w:pPr>
                            <w:r>
                              <w:rPr>
                                <w:rFonts w:ascii="Segoe UI Light" w:hAnsi="Segoe UI Light" w:cs="Segoe UI Light"/>
                                <w:color w:val="FFFFFF" w:themeColor="background1"/>
                                <w:sz w:val="56"/>
                              </w:rPr>
                              <w:t>User Guide</w:t>
                            </w:r>
                            <w:r w:rsidRPr="00D14E6D">
                              <w:rPr>
                                <w:rFonts w:ascii="Segoe UI Light" w:hAnsi="Segoe UI Light" w:cs="Segoe UI Light"/>
                                <w:color w:val="FFFFFF" w:themeColor="background1"/>
                                <w:sz w:val="56"/>
                              </w:rPr>
                              <w:t xml:space="preserve"> </w:t>
                            </w:r>
                          </w:p>
                          <w:p w14:paraId="030E7D58" w14:textId="77777777" w:rsidR="00EC7943" w:rsidRPr="00283DFA" w:rsidRDefault="00EC7943" w:rsidP="00B1262F">
                            <w:pPr>
                              <w:spacing w:after="120" w:line="240" w:lineRule="auto"/>
                              <w:rPr>
                                <w:rFonts w:ascii="Segoe UI" w:eastAsia="Times New Roman" w:hAnsi="Segoe UI" w:cs="Segoe UI"/>
                                <w:color w:val="444444"/>
                              </w:rPr>
                            </w:pPr>
                            <w:r>
                              <w:rPr>
                                <w:rFonts w:ascii="Segoe UI" w:eastAsia="Times New Roman" w:hAnsi="Segoe UI" w:cs="Segoe UI"/>
                                <w:color w:val="444444"/>
                              </w:rPr>
                              <w:t xml:space="preserve">Dynamics CRM Upgrade Assessment Tool </w:t>
                            </w:r>
                          </w:p>
                          <w:p w14:paraId="5DEB41E1" w14:textId="77777777" w:rsidR="00EC7943" w:rsidRPr="00283DFA" w:rsidRDefault="00EC7943" w:rsidP="00B1262F">
                            <w:pPr>
                              <w:spacing w:after="120" w:line="240" w:lineRule="auto"/>
                              <w:rPr>
                                <w:rFonts w:ascii="Segoe UI" w:eastAsia="Times New Roman" w:hAnsi="Segoe UI" w:cs="Segoe UI"/>
                                <w:color w:val="444444"/>
                              </w:rPr>
                            </w:pPr>
                          </w:p>
                          <w:p w14:paraId="254B3553" w14:textId="77777777" w:rsidR="00EC7943" w:rsidRDefault="00EC7943" w:rsidP="00B1262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3605960" id="Rectangle 3" o:spid="_x0000_s1026" style="position:absolute;margin-left:-.8pt;margin-top:1in;width:224.15pt;height:1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" o:allowincell="f" fillcolor="#4472c4 [3208]" strokecolor="#5b9bd5 [3204]">
                <v:textbox>
                  <w:txbxContent>
                    <w:p w14:paraId="0C9818B7" w14:textId="77777777" w:rsidR="00EC7943" w:rsidRDefault="00EC7943" w:rsidP="00B1262F">
                      <w:pPr>
                        <w:jc w:val="center"/>
                      </w:pPr>
                    </w:p>
                    <w:p w14:paraId="41F8DBA1" w14:textId="77777777" w:rsidR="00EC7943" w:rsidRDefault="00EC7943" w:rsidP="00B1262F">
                      <w:pPr>
                        <w:spacing w:line="204" w:lineRule="auto"/>
                        <w:rPr>
                          <w:rFonts w:ascii="Segoe UI Light" w:hAnsi="Segoe UI Light" w:cs="Segoe UI Light"/>
                          <w:color w:val="FFFFFF" w:themeColor="background1"/>
                          <w:sz w:val="40"/>
                          <w:szCs w:val="40"/>
                        </w:rPr>
                      </w:pPr>
                      <w:r>
                        <w:rPr>
                          <w:rFonts w:ascii="Segoe UI Light" w:hAnsi="Segoe UI Light" w:cs="Segoe UI Light"/>
                          <w:color w:val="FFFFFF" w:themeColor="background1"/>
                          <w:sz w:val="56"/>
                        </w:rPr>
                        <w:t>User Guide</w:t>
                      </w:r>
                      <w:r w:rsidRPr="00D14E6D">
                        <w:rPr>
                          <w:rFonts w:ascii="Segoe UI Light" w:hAnsi="Segoe UI Light" w:cs="Segoe UI Light"/>
                          <w:color w:val="FFFFFF" w:themeColor="background1"/>
                          <w:sz w:val="56"/>
                        </w:rPr>
                        <w:t xml:space="preserve"> </w:t>
                      </w:r>
                    </w:p>
                    <w:p w14:paraId="030E7D58" w14:textId="77777777" w:rsidR="00EC7943" w:rsidRPr="00283DFA" w:rsidRDefault="00EC7943" w:rsidP="00B1262F">
                      <w:pPr>
                        <w:spacing w:after="120" w:line="240" w:lineRule="auto"/>
                        <w:rPr>
                          <w:rFonts w:ascii="Segoe UI" w:eastAsia="Times New Roman" w:hAnsi="Segoe UI" w:cs="Segoe UI"/>
                          <w:color w:val="444444"/>
                        </w:rPr>
                      </w:pPr>
                      <w:r>
                        <w:rPr>
                          <w:rFonts w:ascii="Segoe UI" w:eastAsia="Times New Roman" w:hAnsi="Segoe UI" w:cs="Segoe UI"/>
                          <w:color w:val="444444"/>
                        </w:rPr>
                        <w:t xml:space="preserve">Dynamics CRM Upgrade Assessment Tool </w:t>
                      </w:r>
                    </w:p>
                    <w:p w14:paraId="5DEB41E1" w14:textId="77777777" w:rsidR="00EC7943" w:rsidRPr="00283DFA" w:rsidRDefault="00EC7943" w:rsidP="00B1262F">
                      <w:pPr>
                        <w:spacing w:after="120" w:line="240" w:lineRule="auto"/>
                        <w:rPr>
                          <w:rFonts w:ascii="Segoe UI" w:eastAsia="Times New Roman" w:hAnsi="Segoe UI" w:cs="Segoe UI"/>
                          <w:color w:val="444444"/>
                        </w:rPr>
                      </w:pPr>
                    </w:p>
                    <w:p w14:paraId="254B3553" w14:textId="77777777" w:rsidR="00EC7943" w:rsidRDefault="00EC7943" w:rsidP="00B1262F">
                      <w:pPr>
                        <w:jc w:val="center"/>
                      </w:pPr>
                    </w:p>
                  </w:txbxContent>
                </v:textbox>
                <w10:wrap anchorx="page" anchory="margin"/>
              </v:rect>
            </w:pict>
          </mc:Fallback>
        </mc:AlternateContent>
      </w:r>
    </w:p>
    <w:p w14:paraId="64CF9EE3" w14:textId="77777777" w:rsidR="00B1262F" w:rsidRDefault="00B1262F" w:rsidP="00B1262F"/>
    <w:p w14:paraId="0C0F540B" w14:textId="77777777" w:rsidR="00B1262F" w:rsidRDefault="00B1262F" w:rsidP="00B1262F"/>
    <w:p w14:paraId="4317DAD9" w14:textId="77777777" w:rsidR="00B1262F" w:rsidRDefault="00B1262F" w:rsidP="00B1262F"/>
    <w:p w14:paraId="0533A129" w14:textId="77777777" w:rsidR="00B1262F" w:rsidRDefault="00B1262F" w:rsidP="00B1262F"/>
    <w:p w14:paraId="28BA4BB5" w14:textId="77777777" w:rsidR="00B1262F" w:rsidRDefault="00B1262F" w:rsidP="00B1262F"/>
    <w:p w14:paraId="0DF71FDF" w14:textId="77777777" w:rsidR="00B1262F" w:rsidRDefault="00B1262F" w:rsidP="00B1262F"/>
    <w:p w14:paraId="5C8E5B91" w14:textId="77777777" w:rsidR="00B1262F" w:rsidRDefault="00B1262F" w:rsidP="00B1262F">
      <w:r>
        <w:rPr>
          <w:noProof/>
          <w:lang w:eastAsia="en-IN"/>
        </w:rPr>
        <mc:AlternateContent>
          <mc:Choice Requires="wps">
            <w:drawing>
              <wp:anchor distT="0" distB="0" distL="114300" distR="114300" simplePos="0" relativeHeight="251661312" behindDoc="0" locked="0" layoutInCell="0" allowOverlap="1" wp14:anchorId="6C1F645E" wp14:editId="0B5A67E2">
                <wp:simplePos x="0" y="0"/>
                <wp:positionH relativeFrom="page">
                  <wp:posOffset>-13335</wp:posOffset>
                </wp:positionH>
                <wp:positionV relativeFrom="topMargin">
                  <wp:posOffset>3262630</wp:posOffset>
                </wp:positionV>
                <wp:extent cx="2846705" cy="929640"/>
                <wp:effectExtent l="0" t="0" r="10795" b="22860"/>
                <wp:wrapNone/>
                <wp:docPr id="133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6705" cy="929640"/>
                        </a:xfrm>
                        <a:prstGeom prst="rect">
                          <a:avLst/>
                        </a:prstGeom>
                        <a:solidFill>
                          <a:schemeClr val="accent6"/>
                        </a:solidFill>
                        <a:ln w="9525">
                          <a:solidFill>
                            <a:schemeClr val="accent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28534D1" id="Rectangle 3" o:spid="_x0000_s1026" style="position:absolute;margin-left:-1.05pt;margin-top:256.9pt;width:224.15pt;height:73.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" o:allowincell="f" fillcolor="#70ad47 [3209]" strokecolor="#70ad47 [3209]">
                <w10:wrap anchorx="page" anchory="margin"/>
              </v:rect>
            </w:pict>
          </mc:Fallback>
        </mc:AlternateContent>
      </w:r>
    </w:p>
    <w:p w14:paraId="5C5BB44C" w14:textId="77777777" w:rsidR="00B1262F" w:rsidRDefault="00B1262F" w:rsidP="00B1262F"/>
    <w:p w14:paraId="4520B3A8" w14:textId="77777777" w:rsidR="00B1262F" w:rsidRDefault="00B1262F" w:rsidP="00B1262F"/>
    <w:p w14:paraId="12990B07" w14:textId="77777777" w:rsidR="00B1262F" w:rsidRDefault="00B1262F" w:rsidP="00B1262F"/>
    <w:p w14:paraId="1448BA9A" w14:textId="77777777" w:rsidR="00B1262F" w:rsidRDefault="00B1262F" w:rsidP="00B1262F"/>
    <w:p w14:paraId="452B5C1E" w14:textId="77777777" w:rsidR="00B1262F" w:rsidRDefault="00B1262F" w:rsidP="00B1262F"/>
    <w:p w14:paraId="2B79D141" w14:textId="77777777" w:rsidR="00B1262F" w:rsidRDefault="00B1262F" w:rsidP="005330F5">
      <w:pPr>
        <w:pStyle w:val="BodyCopy"/>
      </w:pPr>
    </w:p>
    <w:p w14:paraId="7B5D62BB" w14:textId="77777777" w:rsidR="005B57BA" w:rsidRPr="00C865AD" w:rsidRDefault="005B57BA" w:rsidP="00C865AD">
      <w:pPr>
        <w:pStyle w:val="Title"/>
        <w:rPr>
          <w:sz w:val="40"/>
          <w:szCs w:val="40"/>
        </w:rPr>
      </w:pPr>
    </w:p>
    <w:p w14:paraId="48A1A202" w14:textId="77777777" w:rsidR="005B57BA" w:rsidRPr="00C865AD" w:rsidRDefault="005B57BA" w:rsidP="00C865AD">
      <w:pPr>
        <w:pStyle w:val="Title"/>
        <w:rPr>
          <w:sz w:val="40"/>
          <w:szCs w:val="40"/>
        </w:rPr>
      </w:pPr>
      <w:r w:rsidRPr="00C865AD">
        <w:rPr>
          <w:sz w:val="40"/>
          <w:szCs w:val="40"/>
        </w:rPr>
        <w:t xml:space="preserve">Microsoft Internal </w:t>
      </w:r>
    </w:p>
    <w:p w14:paraId="7BD10D26" w14:textId="77777777" w:rsidR="005B57BA" w:rsidRDefault="005B57BA" w:rsidP="005B57BA"/>
    <w:p w14:paraId="1DF276A0" w14:textId="77777777" w:rsidR="005B57BA" w:rsidRDefault="005B57BA" w:rsidP="005B57BA"/>
    <w:p w14:paraId="79BD8980" w14:textId="77777777" w:rsidR="005B57BA" w:rsidRDefault="005B57BA" w:rsidP="005B57BA"/>
    <w:p w14:paraId="7750E83C" w14:textId="77777777" w:rsidR="006808F5" w:rsidRDefault="006808F5" w:rsidP="005B57BA"/>
    <w:p w14:paraId="75EA45FF" w14:textId="77777777" w:rsidR="006808F5" w:rsidRDefault="006808F5" w:rsidP="005B57BA"/>
    <w:p w14:paraId="378C3FBF" w14:textId="77777777" w:rsidR="006808F5" w:rsidRDefault="006808F5" w:rsidP="005B57BA"/>
    <w:p w14:paraId="1A7662D2" w14:textId="77777777" w:rsidR="006808F5" w:rsidRDefault="006808F5" w:rsidP="005B57BA"/>
    <w:p w14:paraId="4AB9E35C" w14:textId="77777777" w:rsidR="006808F5" w:rsidRDefault="006808F5" w:rsidP="005B57BA"/>
    <w:p w14:paraId="3093EA94" w14:textId="77777777" w:rsidR="005B57BA" w:rsidRPr="00C865AD" w:rsidRDefault="005B57BA" w:rsidP="00C865AD">
      <w:pPr>
        <w:pStyle w:val="Title"/>
        <w:rPr>
          <w:sz w:val="40"/>
          <w:szCs w:val="40"/>
        </w:rPr>
      </w:pPr>
    </w:p>
    <w:p w14:paraId="359AF886" w14:textId="77777777" w:rsidR="005B57BA" w:rsidRPr="006808F5" w:rsidRDefault="005B57BA" w:rsidP="00C865AD">
      <w:pPr>
        <w:pStyle w:val="Title"/>
        <w:rPr>
          <w:sz w:val="24"/>
          <w:szCs w:val="24"/>
        </w:rPr>
      </w:pPr>
    </w:p>
    <w:p w14:paraId="153CEE78" w14:textId="77777777" w:rsidR="005B57BA" w:rsidRPr="006808F5" w:rsidRDefault="005B57BA" w:rsidP="00C865AD">
      <w:pPr>
        <w:pStyle w:val="Title"/>
        <w:rPr>
          <w:b/>
          <w:sz w:val="24"/>
          <w:szCs w:val="24"/>
        </w:rPr>
      </w:pPr>
      <w:r w:rsidRPr="006808F5">
        <w:rPr>
          <w:b/>
          <w:sz w:val="24"/>
          <w:szCs w:val="24"/>
        </w:rPr>
        <w:t>Prepared by</w:t>
      </w:r>
    </w:p>
    <w:p w14:paraId="5D953780" w14:textId="77777777" w:rsidR="005B57BA" w:rsidRPr="006808F5" w:rsidRDefault="005B57BA" w:rsidP="00C865AD">
      <w:pPr>
        <w:pStyle w:val="Title"/>
        <w:rPr>
          <w:sz w:val="24"/>
          <w:szCs w:val="24"/>
        </w:rPr>
      </w:pPr>
      <w:r w:rsidRPr="006808F5">
        <w:rPr>
          <w:sz w:val="24"/>
          <w:szCs w:val="24"/>
        </w:rPr>
        <w:t>Narendra Magare</w:t>
      </w:r>
    </w:p>
    <w:p w14:paraId="407F1566" w14:textId="77777777" w:rsidR="005B57BA" w:rsidRPr="006808F5" w:rsidRDefault="005B57BA" w:rsidP="00C865AD">
      <w:pPr>
        <w:pStyle w:val="Title"/>
        <w:rPr>
          <w:sz w:val="24"/>
          <w:szCs w:val="24"/>
        </w:rPr>
      </w:pPr>
    </w:p>
    <w:p w14:paraId="6664B31C" w14:textId="77777777" w:rsidR="005B57BA" w:rsidRPr="006808F5" w:rsidRDefault="005B57BA" w:rsidP="00C865AD">
      <w:pPr>
        <w:pStyle w:val="Title"/>
        <w:rPr>
          <w:b/>
          <w:sz w:val="24"/>
          <w:szCs w:val="24"/>
        </w:rPr>
      </w:pPr>
      <w:r w:rsidRPr="006808F5">
        <w:rPr>
          <w:b/>
          <w:sz w:val="24"/>
          <w:szCs w:val="24"/>
        </w:rPr>
        <w:t>Contributors</w:t>
      </w:r>
    </w:p>
    <w:p w14:paraId="403816D5" w14:textId="77777777" w:rsidR="00B1262F" w:rsidRDefault="00B1262F" w:rsidP="005B57BA"/>
    <w:p w14:paraId="42D0C52B" w14:textId="77777777" w:rsidR="00B1262F" w:rsidRDefault="00B1262F"/>
    <w:p w14:paraId="5E28C9A7" w14:textId="77777777" w:rsidR="00B1262F" w:rsidRDefault="00B1262F"/>
    <w:p w14:paraId="5DCCED00" w14:textId="77777777" w:rsidR="00C865AD" w:rsidRDefault="00C865AD"/>
    <w:sdt>
      <w:sdtPr>
        <w:rPr>
          <w:rFonts w:asciiTheme="minorHAnsi" w:eastAsiaTheme="minorHAnsi" w:hAnsiTheme="minorHAnsi" w:cstheme="minorBidi"/>
          <w:color w:val="auto"/>
          <w:sz w:val="22"/>
          <w:szCs w:val="22"/>
        </w:rPr>
        <w:id w:val="1460600083"/>
        <w:docPartObj>
          <w:docPartGallery w:val="Table of Contents"/>
          <w:docPartUnique/>
        </w:docPartObj>
      </w:sdtPr>
      <w:sdtEndPr>
        <w:rPr>
          <w:rFonts w:eastAsiaTheme="minorEastAsia"/>
          <w:b/>
          <w:bCs/>
          <w:noProof/>
        </w:rPr>
      </w:sdtEndPr>
      <w:sdtContent>
        <w:p w14:paraId="19ACF0F8" w14:textId="77777777" w:rsidR="00BB3481" w:rsidRDefault="00BB3481">
          <w:pPr>
            <w:pStyle w:val="TOCHeading"/>
          </w:pPr>
          <w:r>
            <w:t>Contents</w:t>
          </w:r>
        </w:p>
        <w:p w14:paraId="4FA07051" w14:textId="77777777" w:rsidR="00F740E1" w:rsidRDefault="00BB3481">
          <w:pPr>
            <w:pStyle w:val="TOC1"/>
            <w:rPr>
              <w:noProof/>
              <w:lang w:eastAsia="en-IN"/>
            </w:rPr>
          </w:pPr>
          <w:r>
            <w:fldChar w:fldCharType="begin"/>
          </w:r>
          <w:r>
            <w:instrText xml:space="preserve"> TOC \o "1-3" \h \z \u </w:instrText>
          </w:r>
          <w:r>
            <w:fldChar w:fldCharType="separate"/>
          </w:r>
          <w:hyperlink w:anchor="_Toc417995046" w:history="1">
            <w:r w:rsidR="00F740E1" w:rsidRPr="0073578B">
              <w:rPr>
                <w:rStyle w:val="Hyperlink"/>
                <w:noProof/>
              </w:rPr>
              <w:t>Revision Sheet</w:t>
            </w:r>
            <w:r w:rsidR="00F740E1">
              <w:rPr>
                <w:noProof/>
                <w:webHidden/>
              </w:rPr>
              <w:tab/>
            </w:r>
            <w:r w:rsidR="00F740E1">
              <w:rPr>
                <w:noProof/>
                <w:webHidden/>
              </w:rPr>
              <w:fldChar w:fldCharType="begin"/>
            </w:r>
            <w:r w:rsidR="00F740E1">
              <w:rPr>
                <w:noProof/>
                <w:webHidden/>
              </w:rPr>
              <w:instrText xml:space="preserve"> PAGEREF _Toc417995046 \h </w:instrText>
            </w:r>
            <w:r w:rsidR="00F740E1">
              <w:rPr>
                <w:noProof/>
                <w:webHidden/>
              </w:rPr>
            </w:r>
            <w:r w:rsidR="00F740E1">
              <w:rPr>
                <w:noProof/>
                <w:webHidden/>
              </w:rPr>
              <w:fldChar w:fldCharType="separate"/>
            </w:r>
            <w:r w:rsidR="00F740E1">
              <w:rPr>
                <w:noProof/>
                <w:webHidden/>
              </w:rPr>
              <w:t>4</w:t>
            </w:r>
            <w:r w:rsidR="00F740E1">
              <w:rPr>
                <w:noProof/>
                <w:webHidden/>
              </w:rPr>
              <w:fldChar w:fldCharType="end"/>
            </w:r>
          </w:hyperlink>
        </w:p>
        <w:p w14:paraId="5901AD1D" w14:textId="77777777" w:rsidR="00F740E1" w:rsidRDefault="005C4E89">
          <w:pPr>
            <w:pStyle w:val="TOC1"/>
            <w:rPr>
              <w:noProof/>
              <w:lang w:eastAsia="en-IN"/>
            </w:rPr>
          </w:pPr>
          <w:hyperlink w:anchor="_Toc417995047" w:history="1">
            <w:r w:rsidR="00F740E1" w:rsidRPr="0073578B">
              <w:rPr>
                <w:rStyle w:val="Hyperlink"/>
                <w:noProof/>
              </w:rPr>
              <w:t>What’s New</w:t>
            </w:r>
            <w:r w:rsidR="00F740E1">
              <w:rPr>
                <w:noProof/>
                <w:webHidden/>
              </w:rPr>
              <w:tab/>
            </w:r>
            <w:r w:rsidR="00F740E1">
              <w:rPr>
                <w:noProof/>
                <w:webHidden/>
              </w:rPr>
              <w:fldChar w:fldCharType="begin"/>
            </w:r>
            <w:r w:rsidR="00F740E1">
              <w:rPr>
                <w:noProof/>
                <w:webHidden/>
              </w:rPr>
              <w:instrText xml:space="preserve"> PAGEREF _Toc417995047 \h </w:instrText>
            </w:r>
            <w:r w:rsidR="00F740E1">
              <w:rPr>
                <w:noProof/>
                <w:webHidden/>
              </w:rPr>
            </w:r>
            <w:r w:rsidR="00F740E1">
              <w:rPr>
                <w:noProof/>
                <w:webHidden/>
              </w:rPr>
              <w:fldChar w:fldCharType="separate"/>
            </w:r>
            <w:r w:rsidR="00F740E1">
              <w:rPr>
                <w:noProof/>
                <w:webHidden/>
              </w:rPr>
              <w:t>5</w:t>
            </w:r>
            <w:r w:rsidR="00F740E1">
              <w:rPr>
                <w:noProof/>
                <w:webHidden/>
              </w:rPr>
              <w:fldChar w:fldCharType="end"/>
            </w:r>
          </w:hyperlink>
        </w:p>
        <w:p w14:paraId="305B1BA3" w14:textId="77777777" w:rsidR="00F740E1" w:rsidRDefault="005C4E89">
          <w:pPr>
            <w:pStyle w:val="TOC1"/>
            <w:rPr>
              <w:noProof/>
              <w:lang w:eastAsia="en-IN"/>
            </w:rPr>
          </w:pPr>
          <w:hyperlink w:anchor="_Toc417995048" w:history="1">
            <w:r w:rsidR="00F740E1" w:rsidRPr="0073578B">
              <w:rPr>
                <w:rStyle w:val="Hyperlink"/>
                <w:noProof/>
              </w:rPr>
              <w:t>Prerequisite</w:t>
            </w:r>
            <w:r w:rsidR="00F740E1">
              <w:rPr>
                <w:noProof/>
                <w:webHidden/>
              </w:rPr>
              <w:tab/>
            </w:r>
            <w:r w:rsidR="00F740E1">
              <w:rPr>
                <w:noProof/>
                <w:webHidden/>
              </w:rPr>
              <w:fldChar w:fldCharType="begin"/>
            </w:r>
            <w:r w:rsidR="00F740E1">
              <w:rPr>
                <w:noProof/>
                <w:webHidden/>
              </w:rPr>
              <w:instrText xml:space="preserve"> PAGEREF _Toc417995048 \h </w:instrText>
            </w:r>
            <w:r w:rsidR="00F740E1">
              <w:rPr>
                <w:noProof/>
                <w:webHidden/>
              </w:rPr>
            </w:r>
            <w:r w:rsidR="00F740E1">
              <w:rPr>
                <w:noProof/>
                <w:webHidden/>
              </w:rPr>
              <w:fldChar w:fldCharType="separate"/>
            </w:r>
            <w:r w:rsidR="00F740E1">
              <w:rPr>
                <w:noProof/>
                <w:webHidden/>
              </w:rPr>
              <w:t>5</w:t>
            </w:r>
            <w:r w:rsidR="00F740E1">
              <w:rPr>
                <w:noProof/>
                <w:webHidden/>
              </w:rPr>
              <w:fldChar w:fldCharType="end"/>
            </w:r>
          </w:hyperlink>
        </w:p>
        <w:p w14:paraId="323FF77C" w14:textId="77777777" w:rsidR="00F740E1" w:rsidRDefault="005C4E89">
          <w:pPr>
            <w:pStyle w:val="TOC1"/>
            <w:rPr>
              <w:noProof/>
              <w:lang w:eastAsia="en-IN"/>
            </w:rPr>
          </w:pPr>
          <w:hyperlink w:anchor="_Toc417995049" w:history="1">
            <w:r w:rsidR="00F740E1" w:rsidRPr="0073578B">
              <w:rPr>
                <w:rStyle w:val="Hyperlink"/>
                <w:noProof/>
              </w:rPr>
              <w:t>How to Use</w:t>
            </w:r>
            <w:r w:rsidR="00F740E1">
              <w:rPr>
                <w:noProof/>
                <w:webHidden/>
              </w:rPr>
              <w:tab/>
            </w:r>
            <w:r w:rsidR="00F740E1">
              <w:rPr>
                <w:noProof/>
                <w:webHidden/>
              </w:rPr>
              <w:fldChar w:fldCharType="begin"/>
            </w:r>
            <w:r w:rsidR="00F740E1">
              <w:rPr>
                <w:noProof/>
                <w:webHidden/>
              </w:rPr>
              <w:instrText xml:space="preserve"> PAGEREF _Toc417995049 \h </w:instrText>
            </w:r>
            <w:r w:rsidR="00F740E1">
              <w:rPr>
                <w:noProof/>
                <w:webHidden/>
              </w:rPr>
            </w:r>
            <w:r w:rsidR="00F740E1">
              <w:rPr>
                <w:noProof/>
                <w:webHidden/>
              </w:rPr>
              <w:fldChar w:fldCharType="separate"/>
            </w:r>
            <w:r w:rsidR="00F740E1">
              <w:rPr>
                <w:noProof/>
                <w:webHidden/>
              </w:rPr>
              <w:t>5</w:t>
            </w:r>
            <w:r w:rsidR="00F740E1">
              <w:rPr>
                <w:noProof/>
                <w:webHidden/>
              </w:rPr>
              <w:fldChar w:fldCharType="end"/>
            </w:r>
          </w:hyperlink>
        </w:p>
        <w:p w14:paraId="5B061D85" w14:textId="77777777" w:rsidR="00F740E1" w:rsidRDefault="005C4E89">
          <w:pPr>
            <w:pStyle w:val="TOC2"/>
            <w:tabs>
              <w:tab w:val="right" w:leader="dot" w:pos="9016"/>
            </w:tabs>
            <w:rPr>
              <w:noProof/>
              <w:lang w:eastAsia="en-IN"/>
            </w:rPr>
          </w:pPr>
          <w:hyperlink w:anchor="_Toc417995050" w:history="1">
            <w:r w:rsidR="00F740E1" w:rsidRPr="0073578B">
              <w:rPr>
                <w:rStyle w:val="Hyperlink"/>
                <w:noProof/>
              </w:rPr>
              <w:t>Source CRM 4.0</w:t>
            </w:r>
            <w:r w:rsidR="00F740E1">
              <w:rPr>
                <w:noProof/>
                <w:webHidden/>
              </w:rPr>
              <w:tab/>
            </w:r>
            <w:r w:rsidR="00F740E1">
              <w:rPr>
                <w:noProof/>
                <w:webHidden/>
              </w:rPr>
              <w:fldChar w:fldCharType="begin"/>
            </w:r>
            <w:r w:rsidR="00F740E1">
              <w:rPr>
                <w:noProof/>
                <w:webHidden/>
              </w:rPr>
              <w:instrText xml:space="preserve"> PAGEREF _Toc417995050 \h </w:instrText>
            </w:r>
            <w:r w:rsidR="00F740E1">
              <w:rPr>
                <w:noProof/>
                <w:webHidden/>
              </w:rPr>
            </w:r>
            <w:r w:rsidR="00F740E1">
              <w:rPr>
                <w:noProof/>
                <w:webHidden/>
              </w:rPr>
              <w:fldChar w:fldCharType="separate"/>
            </w:r>
            <w:r w:rsidR="00F740E1">
              <w:rPr>
                <w:noProof/>
                <w:webHidden/>
              </w:rPr>
              <w:t>5</w:t>
            </w:r>
            <w:r w:rsidR="00F740E1">
              <w:rPr>
                <w:noProof/>
                <w:webHidden/>
              </w:rPr>
              <w:fldChar w:fldCharType="end"/>
            </w:r>
          </w:hyperlink>
        </w:p>
        <w:p w14:paraId="14A7707A" w14:textId="77777777" w:rsidR="00F740E1" w:rsidRDefault="005C4E89">
          <w:pPr>
            <w:pStyle w:val="TOC3"/>
            <w:tabs>
              <w:tab w:val="right" w:leader="dot" w:pos="9016"/>
            </w:tabs>
            <w:rPr>
              <w:noProof/>
              <w:lang w:eastAsia="en-IN"/>
            </w:rPr>
          </w:pPr>
          <w:hyperlink w:anchor="_Toc417995051" w:history="1">
            <w:r w:rsidR="00F740E1" w:rsidRPr="0073578B">
              <w:rPr>
                <w:rStyle w:val="Hyperlink"/>
                <w:noProof/>
              </w:rPr>
              <w:t>CRM Versions</w:t>
            </w:r>
            <w:r w:rsidR="00F740E1">
              <w:rPr>
                <w:noProof/>
                <w:webHidden/>
              </w:rPr>
              <w:tab/>
            </w:r>
            <w:r w:rsidR="00F740E1">
              <w:rPr>
                <w:noProof/>
                <w:webHidden/>
              </w:rPr>
              <w:fldChar w:fldCharType="begin"/>
            </w:r>
            <w:r w:rsidR="00F740E1">
              <w:rPr>
                <w:noProof/>
                <w:webHidden/>
              </w:rPr>
              <w:instrText xml:space="preserve"> PAGEREF _Toc417995051 \h </w:instrText>
            </w:r>
            <w:r w:rsidR="00F740E1">
              <w:rPr>
                <w:noProof/>
                <w:webHidden/>
              </w:rPr>
            </w:r>
            <w:r w:rsidR="00F740E1">
              <w:rPr>
                <w:noProof/>
                <w:webHidden/>
              </w:rPr>
              <w:fldChar w:fldCharType="separate"/>
            </w:r>
            <w:r w:rsidR="00F740E1">
              <w:rPr>
                <w:noProof/>
                <w:webHidden/>
              </w:rPr>
              <w:t>6</w:t>
            </w:r>
            <w:r w:rsidR="00F740E1">
              <w:rPr>
                <w:noProof/>
                <w:webHidden/>
              </w:rPr>
              <w:fldChar w:fldCharType="end"/>
            </w:r>
          </w:hyperlink>
        </w:p>
        <w:p w14:paraId="7692C724" w14:textId="77777777" w:rsidR="00F740E1" w:rsidRDefault="005C4E89">
          <w:pPr>
            <w:pStyle w:val="TOC3"/>
            <w:tabs>
              <w:tab w:val="right" w:leader="dot" w:pos="9016"/>
            </w:tabs>
            <w:rPr>
              <w:noProof/>
              <w:lang w:eastAsia="en-IN"/>
            </w:rPr>
          </w:pPr>
          <w:hyperlink w:anchor="_Toc417995052" w:history="1">
            <w:r w:rsidR="00F740E1" w:rsidRPr="0073578B">
              <w:rPr>
                <w:rStyle w:val="Hyperlink"/>
                <w:noProof/>
              </w:rPr>
              <w:t>Configuration Files</w:t>
            </w:r>
            <w:r w:rsidR="00F740E1">
              <w:rPr>
                <w:noProof/>
                <w:webHidden/>
              </w:rPr>
              <w:tab/>
            </w:r>
            <w:r w:rsidR="00F740E1">
              <w:rPr>
                <w:noProof/>
                <w:webHidden/>
              </w:rPr>
              <w:fldChar w:fldCharType="begin"/>
            </w:r>
            <w:r w:rsidR="00F740E1">
              <w:rPr>
                <w:noProof/>
                <w:webHidden/>
              </w:rPr>
              <w:instrText xml:space="preserve"> PAGEREF _Toc417995052 \h </w:instrText>
            </w:r>
            <w:r w:rsidR="00F740E1">
              <w:rPr>
                <w:noProof/>
                <w:webHidden/>
              </w:rPr>
            </w:r>
            <w:r w:rsidR="00F740E1">
              <w:rPr>
                <w:noProof/>
                <w:webHidden/>
              </w:rPr>
              <w:fldChar w:fldCharType="separate"/>
            </w:r>
            <w:r w:rsidR="00F740E1">
              <w:rPr>
                <w:noProof/>
                <w:webHidden/>
              </w:rPr>
              <w:t>7</w:t>
            </w:r>
            <w:r w:rsidR="00F740E1">
              <w:rPr>
                <w:noProof/>
                <w:webHidden/>
              </w:rPr>
              <w:fldChar w:fldCharType="end"/>
            </w:r>
          </w:hyperlink>
        </w:p>
        <w:p w14:paraId="77EEB393" w14:textId="77777777" w:rsidR="00F740E1" w:rsidRDefault="005C4E89">
          <w:pPr>
            <w:pStyle w:val="TOC2"/>
            <w:tabs>
              <w:tab w:val="right" w:leader="dot" w:pos="9016"/>
            </w:tabs>
            <w:rPr>
              <w:noProof/>
              <w:lang w:eastAsia="en-IN"/>
            </w:rPr>
          </w:pPr>
          <w:hyperlink w:anchor="_Toc417995053" w:history="1">
            <w:r w:rsidR="00F740E1" w:rsidRPr="0073578B">
              <w:rPr>
                <w:rStyle w:val="Hyperlink"/>
                <w:noProof/>
              </w:rPr>
              <w:t>Upgrade Path</w:t>
            </w:r>
            <w:r w:rsidR="00F740E1">
              <w:rPr>
                <w:noProof/>
                <w:webHidden/>
              </w:rPr>
              <w:tab/>
            </w:r>
            <w:r w:rsidR="00F740E1">
              <w:rPr>
                <w:noProof/>
                <w:webHidden/>
              </w:rPr>
              <w:fldChar w:fldCharType="begin"/>
            </w:r>
            <w:r w:rsidR="00F740E1">
              <w:rPr>
                <w:noProof/>
                <w:webHidden/>
              </w:rPr>
              <w:instrText xml:space="preserve"> PAGEREF _Toc417995053 \h </w:instrText>
            </w:r>
            <w:r w:rsidR="00F740E1">
              <w:rPr>
                <w:noProof/>
                <w:webHidden/>
              </w:rPr>
            </w:r>
            <w:r w:rsidR="00F740E1">
              <w:rPr>
                <w:noProof/>
                <w:webHidden/>
              </w:rPr>
              <w:fldChar w:fldCharType="separate"/>
            </w:r>
            <w:r w:rsidR="00F740E1">
              <w:rPr>
                <w:noProof/>
                <w:webHidden/>
              </w:rPr>
              <w:t>8</w:t>
            </w:r>
            <w:r w:rsidR="00F740E1">
              <w:rPr>
                <w:noProof/>
                <w:webHidden/>
              </w:rPr>
              <w:fldChar w:fldCharType="end"/>
            </w:r>
          </w:hyperlink>
        </w:p>
        <w:p w14:paraId="1B6C0637" w14:textId="77777777" w:rsidR="00F740E1" w:rsidRDefault="005C4E89">
          <w:pPr>
            <w:pStyle w:val="TOC3"/>
            <w:tabs>
              <w:tab w:val="right" w:leader="dot" w:pos="9016"/>
            </w:tabs>
            <w:rPr>
              <w:noProof/>
              <w:lang w:eastAsia="en-IN"/>
            </w:rPr>
          </w:pPr>
          <w:hyperlink w:anchor="_Toc417995054" w:history="1">
            <w:r w:rsidR="00F740E1" w:rsidRPr="0073578B">
              <w:rPr>
                <w:rStyle w:val="Hyperlink"/>
                <w:noProof/>
              </w:rPr>
              <w:t>Customization Footprint</w:t>
            </w:r>
            <w:r w:rsidR="00F740E1">
              <w:rPr>
                <w:noProof/>
                <w:webHidden/>
              </w:rPr>
              <w:tab/>
            </w:r>
            <w:r w:rsidR="00F740E1">
              <w:rPr>
                <w:noProof/>
                <w:webHidden/>
              </w:rPr>
              <w:fldChar w:fldCharType="begin"/>
            </w:r>
            <w:r w:rsidR="00F740E1">
              <w:rPr>
                <w:noProof/>
                <w:webHidden/>
              </w:rPr>
              <w:instrText xml:space="preserve"> PAGEREF _Toc417995054 \h </w:instrText>
            </w:r>
            <w:r w:rsidR="00F740E1">
              <w:rPr>
                <w:noProof/>
                <w:webHidden/>
              </w:rPr>
            </w:r>
            <w:r w:rsidR="00F740E1">
              <w:rPr>
                <w:noProof/>
                <w:webHidden/>
              </w:rPr>
              <w:fldChar w:fldCharType="separate"/>
            </w:r>
            <w:r w:rsidR="00F740E1">
              <w:rPr>
                <w:noProof/>
                <w:webHidden/>
              </w:rPr>
              <w:t>9</w:t>
            </w:r>
            <w:r w:rsidR="00F740E1">
              <w:rPr>
                <w:noProof/>
                <w:webHidden/>
              </w:rPr>
              <w:fldChar w:fldCharType="end"/>
            </w:r>
          </w:hyperlink>
        </w:p>
        <w:p w14:paraId="1A37308B" w14:textId="77777777" w:rsidR="00F740E1" w:rsidRDefault="005C4E89">
          <w:pPr>
            <w:pStyle w:val="TOC2"/>
            <w:tabs>
              <w:tab w:val="right" w:leader="dot" w:pos="9016"/>
            </w:tabs>
            <w:rPr>
              <w:noProof/>
              <w:lang w:eastAsia="en-IN"/>
            </w:rPr>
          </w:pPr>
          <w:hyperlink w:anchor="_Toc417995055" w:history="1">
            <w:r w:rsidR="00F740E1" w:rsidRPr="0073578B">
              <w:rPr>
                <w:rStyle w:val="Hyperlink"/>
                <w:noProof/>
              </w:rPr>
              <w:t>From 2011</w:t>
            </w:r>
            <w:r w:rsidR="00F740E1">
              <w:rPr>
                <w:noProof/>
                <w:webHidden/>
              </w:rPr>
              <w:tab/>
            </w:r>
            <w:r w:rsidR="00F740E1">
              <w:rPr>
                <w:noProof/>
                <w:webHidden/>
              </w:rPr>
              <w:fldChar w:fldCharType="begin"/>
            </w:r>
            <w:r w:rsidR="00F740E1">
              <w:rPr>
                <w:noProof/>
                <w:webHidden/>
              </w:rPr>
              <w:instrText xml:space="preserve"> PAGEREF _Toc417995055 \h </w:instrText>
            </w:r>
            <w:r w:rsidR="00F740E1">
              <w:rPr>
                <w:noProof/>
                <w:webHidden/>
              </w:rPr>
            </w:r>
            <w:r w:rsidR="00F740E1">
              <w:rPr>
                <w:noProof/>
                <w:webHidden/>
              </w:rPr>
              <w:fldChar w:fldCharType="separate"/>
            </w:r>
            <w:r w:rsidR="00F740E1">
              <w:rPr>
                <w:noProof/>
                <w:webHidden/>
              </w:rPr>
              <w:t>11</w:t>
            </w:r>
            <w:r w:rsidR="00F740E1">
              <w:rPr>
                <w:noProof/>
                <w:webHidden/>
              </w:rPr>
              <w:fldChar w:fldCharType="end"/>
            </w:r>
          </w:hyperlink>
        </w:p>
        <w:p w14:paraId="524DFFB0" w14:textId="77777777" w:rsidR="00F740E1" w:rsidRDefault="005C4E89">
          <w:pPr>
            <w:pStyle w:val="TOC2"/>
            <w:tabs>
              <w:tab w:val="right" w:leader="dot" w:pos="9016"/>
            </w:tabs>
            <w:rPr>
              <w:noProof/>
              <w:lang w:eastAsia="en-IN"/>
            </w:rPr>
          </w:pPr>
          <w:hyperlink w:anchor="_Toc417995056" w:history="1">
            <w:r w:rsidR="00F740E1" w:rsidRPr="0073578B">
              <w:rPr>
                <w:rStyle w:val="Hyperlink"/>
                <w:noProof/>
              </w:rPr>
              <w:t>What to Expect</w:t>
            </w:r>
            <w:r w:rsidR="00F740E1">
              <w:rPr>
                <w:noProof/>
                <w:webHidden/>
              </w:rPr>
              <w:tab/>
            </w:r>
            <w:r w:rsidR="00F740E1">
              <w:rPr>
                <w:noProof/>
                <w:webHidden/>
              </w:rPr>
              <w:fldChar w:fldCharType="begin"/>
            </w:r>
            <w:r w:rsidR="00F740E1">
              <w:rPr>
                <w:noProof/>
                <w:webHidden/>
              </w:rPr>
              <w:instrText xml:space="preserve"> PAGEREF _Toc417995056 \h </w:instrText>
            </w:r>
            <w:r w:rsidR="00F740E1">
              <w:rPr>
                <w:noProof/>
                <w:webHidden/>
              </w:rPr>
            </w:r>
            <w:r w:rsidR="00F740E1">
              <w:rPr>
                <w:noProof/>
                <w:webHidden/>
              </w:rPr>
              <w:fldChar w:fldCharType="separate"/>
            </w:r>
            <w:r w:rsidR="00F740E1">
              <w:rPr>
                <w:noProof/>
                <w:webHidden/>
              </w:rPr>
              <w:t>15</w:t>
            </w:r>
            <w:r w:rsidR="00F740E1">
              <w:rPr>
                <w:noProof/>
                <w:webHidden/>
              </w:rPr>
              <w:fldChar w:fldCharType="end"/>
            </w:r>
          </w:hyperlink>
        </w:p>
        <w:p w14:paraId="1556EFD0" w14:textId="77777777" w:rsidR="00F740E1" w:rsidRDefault="005C4E89">
          <w:pPr>
            <w:pStyle w:val="TOC1"/>
            <w:rPr>
              <w:noProof/>
              <w:lang w:eastAsia="en-IN"/>
            </w:rPr>
          </w:pPr>
          <w:hyperlink w:anchor="_Toc417995057" w:history="1">
            <w:r w:rsidR="00F740E1" w:rsidRPr="0073578B">
              <w:rPr>
                <w:rStyle w:val="Hyperlink"/>
                <w:noProof/>
              </w:rPr>
              <w:t>Assessment Reports</w:t>
            </w:r>
            <w:r w:rsidR="00F740E1">
              <w:rPr>
                <w:noProof/>
                <w:webHidden/>
              </w:rPr>
              <w:tab/>
            </w:r>
            <w:r w:rsidR="00F740E1">
              <w:rPr>
                <w:noProof/>
                <w:webHidden/>
              </w:rPr>
              <w:fldChar w:fldCharType="begin"/>
            </w:r>
            <w:r w:rsidR="00F740E1">
              <w:rPr>
                <w:noProof/>
                <w:webHidden/>
              </w:rPr>
              <w:instrText xml:space="preserve"> PAGEREF _Toc417995057 \h </w:instrText>
            </w:r>
            <w:r w:rsidR="00F740E1">
              <w:rPr>
                <w:noProof/>
                <w:webHidden/>
              </w:rPr>
            </w:r>
            <w:r w:rsidR="00F740E1">
              <w:rPr>
                <w:noProof/>
                <w:webHidden/>
              </w:rPr>
              <w:fldChar w:fldCharType="separate"/>
            </w:r>
            <w:r w:rsidR="00F740E1">
              <w:rPr>
                <w:noProof/>
                <w:webHidden/>
              </w:rPr>
              <w:t>15</w:t>
            </w:r>
            <w:r w:rsidR="00F740E1">
              <w:rPr>
                <w:noProof/>
                <w:webHidden/>
              </w:rPr>
              <w:fldChar w:fldCharType="end"/>
            </w:r>
          </w:hyperlink>
        </w:p>
        <w:p w14:paraId="433AAF1E" w14:textId="77777777" w:rsidR="00F740E1" w:rsidRDefault="005C4E89">
          <w:pPr>
            <w:pStyle w:val="TOC2"/>
            <w:tabs>
              <w:tab w:val="right" w:leader="dot" w:pos="9016"/>
            </w:tabs>
            <w:rPr>
              <w:noProof/>
              <w:lang w:eastAsia="en-IN"/>
            </w:rPr>
          </w:pPr>
          <w:hyperlink w:anchor="_Toc417995058" w:history="1">
            <w:r w:rsidR="00F740E1" w:rsidRPr="0073578B">
              <w:rPr>
                <w:rStyle w:val="Hyperlink"/>
                <w:noProof/>
              </w:rPr>
              <w:t>AutoGenerated_FitGapAnalysis.xlsx</w:t>
            </w:r>
            <w:r w:rsidR="00F740E1">
              <w:rPr>
                <w:noProof/>
                <w:webHidden/>
              </w:rPr>
              <w:tab/>
            </w:r>
            <w:r w:rsidR="00F740E1">
              <w:rPr>
                <w:noProof/>
                <w:webHidden/>
              </w:rPr>
              <w:fldChar w:fldCharType="begin"/>
            </w:r>
            <w:r w:rsidR="00F740E1">
              <w:rPr>
                <w:noProof/>
                <w:webHidden/>
              </w:rPr>
              <w:instrText xml:space="preserve"> PAGEREF _Toc417995058 \h </w:instrText>
            </w:r>
            <w:r w:rsidR="00F740E1">
              <w:rPr>
                <w:noProof/>
                <w:webHidden/>
              </w:rPr>
            </w:r>
            <w:r w:rsidR="00F740E1">
              <w:rPr>
                <w:noProof/>
                <w:webHidden/>
              </w:rPr>
              <w:fldChar w:fldCharType="separate"/>
            </w:r>
            <w:r w:rsidR="00F740E1">
              <w:rPr>
                <w:noProof/>
                <w:webHidden/>
              </w:rPr>
              <w:t>15</w:t>
            </w:r>
            <w:r w:rsidR="00F740E1">
              <w:rPr>
                <w:noProof/>
                <w:webHidden/>
              </w:rPr>
              <w:fldChar w:fldCharType="end"/>
            </w:r>
          </w:hyperlink>
        </w:p>
        <w:p w14:paraId="3D5CE059" w14:textId="77777777" w:rsidR="00F740E1" w:rsidRDefault="005C4E89">
          <w:pPr>
            <w:pStyle w:val="TOC3"/>
            <w:tabs>
              <w:tab w:val="right" w:leader="dot" w:pos="9016"/>
            </w:tabs>
            <w:rPr>
              <w:noProof/>
              <w:lang w:eastAsia="en-IN"/>
            </w:rPr>
          </w:pPr>
          <w:hyperlink w:anchor="_Toc417995059" w:history="1">
            <w:r w:rsidR="00F740E1" w:rsidRPr="0073578B">
              <w:rPr>
                <w:rStyle w:val="Hyperlink"/>
                <w:noProof/>
              </w:rPr>
              <w:t>CustomerDetails</w:t>
            </w:r>
            <w:r w:rsidR="00F740E1">
              <w:rPr>
                <w:noProof/>
                <w:webHidden/>
              </w:rPr>
              <w:tab/>
            </w:r>
            <w:r w:rsidR="00F740E1">
              <w:rPr>
                <w:noProof/>
                <w:webHidden/>
              </w:rPr>
              <w:fldChar w:fldCharType="begin"/>
            </w:r>
            <w:r w:rsidR="00F740E1">
              <w:rPr>
                <w:noProof/>
                <w:webHidden/>
              </w:rPr>
              <w:instrText xml:space="preserve"> PAGEREF _Toc417995059 \h </w:instrText>
            </w:r>
            <w:r w:rsidR="00F740E1">
              <w:rPr>
                <w:noProof/>
                <w:webHidden/>
              </w:rPr>
            </w:r>
            <w:r w:rsidR="00F740E1">
              <w:rPr>
                <w:noProof/>
                <w:webHidden/>
              </w:rPr>
              <w:fldChar w:fldCharType="separate"/>
            </w:r>
            <w:r w:rsidR="00F740E1">
              <w:rPr>
                <w:noProof/>
                <w:webHidden/>
              </w:rPr>
              <w:t>15</w:t>
            </w:r>
            <w:r w:rsidR="00F740E1">
              <w:rPr>
                <w:noProof/>
                <w:webHidden/>
              </w:rPr>
              <w:fldChar w:fldCharType="end"/>
            </w:r>
          </w:hyperlink>
        </w:p>
        <w:p w14:paraId="2F1796FE" w14:textId="77777777" w:rsidR="00F740E1" w:rsidRDefault="005C4E89">
          <w:pPr>
            <w:pStyle w:val="TOC3"/>
            <w:tabs>
              <w:tab w:val="right" w:leader="dot" w:pos="9016"/>
            </w:tabs>
            <w:rPr>
              <w:noProof/>
              <w:lang w:eastAsia="en-IN"/>
            </w:rPr>
          </w:pPr>
          <w:hyperlink w:anchor="_Toc417995060" w:history="1">
            <w:r w:rsidR="00F740E1" w:rsidRPr="0073578B">
              <w:rPr>
                <w:rStyle w:val="Hyperlink"/>
                <w:noProof/>
              </w:rPr>
              <w:t>Summary</w:t>
            </w:r>
            <w:r w:rsidR="00F740E1">
              <w:rPr>
                <w:noProof/>
                <w:webHidden/>
              </w:rPr>
              <w:tab/>
            </w:r>
            <w:r w:rsidR="00F740E1">
              <w:rPr>
                <w:noProof/>
                <w:webHidden/>
              </w:rPr>
              <w:fldChar w:fldCharType="begin"/>
            </w:r>
            <w:r w:rsidR="00F740E1">
              <w:rPr>
                <w:noProof/>
                <w:webHidden/>
              </w:rPr>
              <w:instrText xml:space="preserve"> PAGEREF _Toc417995060 \h </w:instrText>
            </w:r>
            <w:r w:rsidR="00F740E1">
              <w:rPr>
                <w:noProof/>
                <w:webHidden/>
              </w:rPr>
            </w:r>
            <w:r w:rsidR="00F740E1">
              <w:rPr>
                <w:noProof/>
                <w:webHidden/>
              </w:rPr>
              <w:fldChar w:fldCharType="separate"/>
            </w:r>
            <w:r w:rsidR="00F740E1">
              <w:rPr>
                <w:noProof/>
                <w:webHidden/>
              </w:rPr>
              <w:t>15</w:t>
            </w:r>
            <w:r w:rsidR="00F740E1">
              <w:rPr>
                <w:noProof/>
                <w:webHidden/>
              </w:rPr>
              <w:fldChar w:fldCharType="end"/>
            </w:r>
          </w:hyperlink>
        </w:p>
        <w:p w14:paraId="37084DE3" w14:textId="77777777" w:rsidR="00F740E1" w:rsidRDefault="005C4E89">
          <w:pPr>
            <w:pStyle w:val="TOC3"/>
            <w:tabs>
              <w:tab w:val="right" w:leader="dot" w:pos="9016"/>
            </w:tabs>
            <w:rPr>
              <w:noProof/>
              <w:lang w:eastAsia="en-IN"/>
            </w:rPr>
          </w:pPr>
          <w:hyperlink w:anchor="_Toc417995061" w:history="1">
            <w:r w:rsidR="00F740E1" w:rsidRPr="0073578B">
              <w:rPr>
                <w:rStyle w:val="Hyperlink"/>
                <w:noProof/>
                <w:highlight w:val="white"/>
              </w:rPr>
              <w:t>ComponentAggregates</w:t>
            </w:r>
            <w:r w:rsidR="00F740E1">
              <w:rPr>
                <w:noProof/>
                <w:webHidden/>
              </w:rPr>
              <w:tab/>
            </w:r>
            <w:r w:rsidR="00F740E1">
              <w:rPr>
                <w:noProof/>
                <w:webHidden/>
              </w:rPr>
              <w:fldChar w:fldCharType="begin"/>
            </w:r>
            <w:r w:rsidR="00F740E1">
              <w:rPr>
                <w:noProof/>
                <w:webHidden/>
              </w:rPr>
              <w:instrText xml:space="preserve"> PAGEREF _Toc417995061 \h </w:instrText>
            </w:r>
            <w:r w:rsidR="00F740E1">
              <w:rPr>
                <w:noProof/>
                <w:webHidden/>
              </w:rPr>
            </w:r>
            <w:r w:rsidR="00F740E1">
              <w:rPr>
                <w:noProof/>
                <w:webHidden/>
              </w:rPr>
              <w:fldChar w:fldCharType="separate"/>
            </w:r>
            <w:r w:rsidR="00F740E1">
              <w:rPr>
                <w:noProof/>
                <w:webHidden/>
              </w:rPr>
              <w:t>16</w:t>
            </w:r>
            <w:r w:rsidR="00F740E1">
              <w:rPr>
                <w:noProof/>
                <w:webHidden/>
              </w:rPr>
              <w:fldChar w:fldCharType="end"/>
            </w:r>
          </w:hyperlink>
        </w:p>
        <w:p w14:paraId="54A0DF78" w14:textId="77777777" w:rsidR="00F740E1" w:rsidRDefault="005C4E89">
          <w:pPr>
            <w:pStyle w:val="TOC3"/>
            <w:tabs>
              <w:tab w:val="right" w:leader="dot" w:pos="9016"/>
            </w:tabs>
            <w:rPr>
              <w:noProof/>
              <w:lang w:eastAsia="en-IN"/>
            </w:rPr>
          </w:pPr>
          <w:hyperlink w:anchor="_Toc417995062" w:history="1">
            <w:r w:rsidR="00F740E1" w:rsidRPr="0073578B">
              <w:rPr>
                <w:rStyle w:val="Hyperlink"/>
                <w:noProof/>
                <w:highlight w:val="white"/>
              </w:rPr>
              <w:t>ComponentAggregatesBySolution,</w:t>
            </w:r>
            <w:r w:rsidR="00F740E1">
              <w:rPr>
                <w:noProof/>
                <w:webHidden/>
              </w:rPr>
              <w:tab/>
            </w:r>
            <w:r w:rsidR="00F740E1">
              <w:rPr>
                <w:noProof/>
                <w:webHidden/>
              </w:rPr>
              <w:fldChar w:fldCharType="begin"/>
            </w:r>
            <w:r w:rsidR="00F740E1">
              <w:rPr>
                <w:noProof/>
                <w:webHidden/>
              </w:rPr>
              <w:instrText xml:space="preserve"> PAGEREF _Toc417995062 \h </w:instrText>
            </w:r>
            <w:r w:rsidR="00F740E1">
              <w:rPr>
                <w:noProof/>
                <w:webHidden/>
              </w:rPr>
            </w:r>
            <w:r w:rsidR="00F740E1">
              <w:rPr>
                <w:noProof/>
                <w:webHidden/>
              </w:rPr>
              <w:fldChar w:fldCharType="separate"/>
            </w:r>
            <w:r w:rsidR="00F740E1">
              <w:rPr>
                <w:noProof/>
                <w:webHidden/>
              </w:rPr>
              <w:t>16</w:t>
            </w:r>
            <w:r w:rsidR="00F740E1">
              <w:rPr>
                <w:noProof/>
                <w:webHidden/>
              </w:rPr>
              <w:fldChar w:fldCharType="end"/>
            </w:r>
          </w:hyperlink>
        </w:p>
        <w:p w14:paraId="3AA9EEE9" w14:textId="77777777" w:rsidR="00F740E1" w:rsidRDefault="005C4E89">
          <w:pPr>
            <w:pStyle w:val="TOC3"/>
            <w:tabs>
              <w:tab w:val="right" w:leader="dot" w:pos="9016"/>
            </w:tabs>
            <w:rPr>
              <w:noProof/>
              <w:lang w:eastAsia="en-IN"/>
            </w:rPr>
          </w:pPr>
          <w:hyperlink w:anchor="_Toc417995063" w:history="1">
            <w:r w:rsidR="00F740E1" w:rsidRPr="0073578B">
              <w:rPr>
                <w:rStyle w:val="Hyperlink"/>
                <w:noProof/>
                <w:highlight w:val="white"/>
              </w:rPr>
              <w:t>EntityTransaction,</w:t>
            </w:r>
            <w:r w:rsidR="00F740E1">
              <w:rPr>
                <w:noProof/>
                <w:webHidden/>
              </w:rPr>
              <w:tab/>
            </w:r>
            <w:r w:rsidR="00F740E1">
              <w:rPr>
                <w:noProof/>
                <w:webHidden/>
              </w:rPr>
              <w:fldChar w:fldCharType="begin"/>
            </w:r>
            <w:r w:rsidR="00F740E1">
              <w:rPr>
                <w:noProof/>
                <w:webHidden/>
              </w:rPr>
              <w:instrText xml:space="preserve"> PAGEREF _Toc417995063 \h </w:instrText>
            </w:r>
            <w:r w:rsidR="00F740E1">
              <w:rPr>
                <w:noProof/>
                <w:webHidden/>
              </w:rPr>
            </w:r>
            <w:r w:rsidR="00F740E1">
              <w:rPr>
                <w:noProof/>
                <w:webHidden/>
              </w:rPr>
              <w:fldChar w:fldCharType="separate"/>
            </w:r>
            <w:r w:rsidR="00F740E1">
              <w:rPr>
                <w:noProof/>
                <w:webHidden/>
              </w:rPr>
              <w:t>16</w:t>
            </w:r>
            <w:r w:rsidR="00F740E1">
              <w:rPr>
                <w:noProof/>
                <w:webHidden/>
              </w:rPr>
              <w:fldChar w:fldCharType="end"/>
            </w:r>
          </w:hyperlink>
        </w:p>
        <w:p w14:paraId="243F4533" w14:textId="77777777" w:rsidR="00F740E1" w:rsidRDefault="005C4E89">
          <w:pPr>
            <w:pStyle w:val="TOC3"/>
            <w:tabs>
              <w:tab w:val="right" w:leader="dot" w:pos="9016"/>
            </w:tabs>
            <w:rPr>
              <w:noProof/>
              <w:lang w:eastAsia="en-IN"/>
            </w:rPr>
          </w:pPr>
          <w:hyperlink w:anchor="_Toc417995064" w:history="1">
            <w:r w:rsidR="00F740E1" w:rsidRPr="0073578B">
              <w:rPr>
                <w:rStyle w:val="Hyperlink"/>
                <w:noProof/>
                <w:highlight w:val="white"/>
              </w:rPr>
              <w:t>JScript</w:t>
            </w:r>
            <w:r w:rsidR="00F740E1">
              <w:rPr>
                <w:noProof/>
                <w:webHidden/>
              </w:rPr>
              <w:tab/>
            </w:r>
            <w:r w:rsidR="00F740E1">
              <w:rPr>
                <w:noProof/>
                <w:webHidden/>
              </w:rPr>
              <w:fldChar w:fldCharType="begin"/>
            </w:r>
            <w:r w:rsidR="00F740E1">
              <w:rPr>
                <w:noProof/>
                <w:webHidden/>
              </w:rPr>
              <w:instrText xml:space="preserve"> PAGEREF _Toc417995064 \h </w:instrText>
            </w:r>
            <w:r w:rsidR="00F740E1">
              <w:rPr>
                <w:noProof/>
                <w:webHidden/>
              </w:rPr>
            </w:r>
            <w:r w:rsidR="00F740E1">
              <w:rPr>
                <w:noProof/>
                <w:webHidden/>
              </w:rPr>
              <w:fldChar w:fldCharType="separate"/>
            </w:r>
            <w:r w:rsidR="00F740E1">
              <w:rPr>
                <w:noProof/>
                <w:webHidden/>
              </w:rPr>
              <w:t>16</w:t>
            </w:r>
            <w:r w:rsidR="00F740E1">
              <w:rPr>
                <w:noProof/>
                <w:webHidden/>
              </w:rPr>
              <w:fldChar w:fldCharType="end"/>
            </w:r>
          </w:hyperlink>
        </w:p>
        <w:p w14:paraId="2A4E863A" w14:textId="77777777" w:rsidR="00F740E1" w:rsidRDefault="005C4E89">
          <w:pPr>
            <w:pStyle w:val="TOC3"/>
            <w:tabs>
              <w:tab w:val="right" w:leader="dot" w:pos="9016"/>
            </w:tabs>
            <w:rPr>
              <w:noProof/>
              <w:lang w:eastAsia="en-IN"/>
            </w:rPr>
          </w:pPr>
          <w:hyperlink w:anchor="_Toc417995065" w:history="1">
            <w:r w:rsidR="00F740E1" w:rsidRPr="0073578B">
              <w:rPr>
                <w:rStyle w:val="Hyperlink"/>
                <w:noProof/>
                <w:highlight w:val="white"/>
              </w:rPr>
              <w:t>Plugins</w:t>
            </w:r>
            <w:r w:rsidR="00F740E1">
              <w:rPr>
                <w:noProof/>
                <w:webHidden/>
              </w:rPr>
              <w:tab/>
            </w:r>
            <w:r w:rsidR="00F740E1">
              <w:rPr>
                <w:noProof/>
                <w:webHidden/>
              </w:rPr>
              <w:fldChar w:fldCharType="begin"/>
            </w:r>
            <w:r w:rsidR="00F740E1">
              <w:rPr>
                <w:noProof/>
                <w:webHidden/>
              </w:rPr>
              <w:instrText xml:space="preserve"> PAGEREF _Toc417995065 \h </w:instrText>
            </w:r>
            <w:r w:rsidR="00F740E1">
              <w:rPr>
                <w:noProof/>
                <w:webHidden/>
              </w:rPr>
            </w:r>
            <w:r w:rsidR="00F740E1">
              <w:rPr>
                <w:noProof/>
                <w:webHidden/>
              </w:rPr>
              <w:fldChar w:fldCharType="separate"/>
            </w:r>
            <w:r w:rsidR="00F740E1">
              <w:rPr>
                <w:noProof/>
                <w:webHidden/>
              </w:rPr>
              <w:t>16</w:t>
            </w:r>
            <w:r w:rsidR="00F740E1">
              <w:rPr>
                <w:noProof/>
                <w:webHidden/>
              </w:rPr>
              <w:fldChar w:fldCharType="end"/>
            </w:r>
          </w:hyperlink>
        </w:p>
        <w:p w14:paraId="21802A9A" w14:textId="77777777" w:rsidR="00F740E1" w:rsidRDefault="005C4E89">
          <w:pPr>
            <w:pStyle w:val="TOC3"/>
            <w:tabs>
              <w:tab w:val="right" w:leader="dot" w:pos="9016"/>
            </w:tabs>
            <w:rPr>
              <w:noProof/>
              <w:lang w:eastAsia="en-IN"/>
            </w:rPr>
          </w:pPr>
          <w:hyperlink w:anchor="_Toc417995066" w:history="1">
            <w:r w:rsidR="00F740E1" w:rsidRPr="0073578B">
              <w:rPr>
                <w:rStyle w:val="Hyperlink"/>
                <w:noProof/>
                <w:highlight w:val="white"/>
              </w:rPr>
              <w:t>Workflows</w:t>
            </w:r>
            <w:r w:rsidR="00F740E1">
              <w:rPr>
                <w:noProof/>
                <w:webHidden/>
              </w:rPr>
              <w:tab/>
            </w:r>
            <w:r w:rsidR="00F740E1">
              <w:rPr>
                <w:noProof/>
                <w:webHidden/>
              </w:rPr>
              <w:fldChar w:fldCharType="begin"/>
            </w:r>
            <w:r w:rsidR="00F740E1">
              <w:rPr>
                <w:noProof/>
                <w:webHidden/>
              </w:rPr>
              <w:instrText xml:space="preserve"> PAGEREF _Toc417995066 \h </w:instrText>
            </w:r>
            <w:r w:rsidR="00F740E1">
              <w:rPr>
                <w:noProof/>
                <w:webHidden/>
              </w:rPr>
            </w:r>
            <w:r w:rsidR="00F740E1">
              <w:rPr>
                <w:noProof/>
                <w:webHidden/>
              </w:rPr>
              <w:fldChar w:fldCharType="separate"/>
            </w:r>
            <w:r w:rsidR="00F740E1">
              <w:rPr>
                <w:noProof/>
                <w:webHidden/>
              </w:rPr>
              <w:t>16</w:t>
            </w:r>
            <w:r w:rsidR="00F740E1">
              <w:rPr>
                <w:noProof/>
                <w:webHidden/>
              </w:rPr>
              <w:fldChar w:fldCharType="end"/>
            </w:r>
          </w:hyperlink>
        </w:p>
        <w:p w14:paraId="4CEF0D04" w14:textId="77777777" w:rsidR="00F740E1" w:rsidRDefault="005C4E89">
          <w:pPr>
            <w:pStyle w:val="TOC3"/>
            <w:tabs>
              <w:tab w:val="right" w:leader="dot" w:pos="9016"/>
            </w:tabs>
            <w:rPr>
              <w:noProof/>
              <w:lang w:eastAsia="en-IN"/>
            </w:rPr>
          </w:pPr>
          <w:hyperlink w:anchor="_Toc417995067" w:history="1">
            <w:r w:rsidR="00F740E1" w:rsidRPr="0073578B">
              <w:rPr>
                <w:rStyle w:val="Hyperlink"/>
                <w:noProof/>
                <w:highlight w:val="white"/>
              </w:rPr>
              <w:t>CustomApplications</w:t>
            </w:r>
            <w:r w:rsidR="00F740E1">
              <w:rPr>
                <w:noProof/>
                <w:webHidden/>
              </w:rPr>
              <w:tab/>
            </w:r>
            <w:r w:rsidR="00F740E1">
              <w:rPr>
                <w:noProof/>
                <w:webHidden/>
              </w:rPr>
              <w:fldChar w:fldCharType="begin"/>
            </w:r>
            <w:r w:rsidR="00F740E1">
              <w:rPr>
                <w:noProof/>
                <w:webHidden/>
              </w:rPr>
              <w:instrText xml:space="preserve"> PAGEREF _Toc417995067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09D33FB4" w14:textId="77777777" w:rsidR="00F740E1" w:rsidRDefault="005C4E89">
          <w:pPr>
            <w:pStyle w:val="TOC3"/>
            <w:tabs>
              <w:tab w:val="right" w:leader="dot" w:pos="9016"/>
            </w:tabs>
            <w:rPr>
              <w:noProof/>
              <w:lang w:eastAsia="en-IN"/>
            </w:rPr>
          </w:pPr>
          <w:hyperlink w:anchor="_Toc417995068" w:history="1">
            <w:r w:rsidR="00F740E1" w:rsidRPr="0073578B">
              <w:rPr>
                <w:rStyle w:val="Hyperlink"/>
                <w:noProof/>
                <w:highlight w:val="white"/>
              </w:rPr>
              <w:t>KB_DotNetCode</w:t>
            </w:r>
            <w:r w:rsidR="00F740E1">
              <w:rPr>
                <w:noProof/>
                <w:webHidden/>
              </w:rPr>
              <w:tab/>
            </w:r>
            <w:r w:rsidR="00F740E1">
              <w:rPr>
                <w:noProof/>
                <w:webHidden/>
              </w:rPr>
              <w:fldChar w:fldCharType="begin"/>
            </w:r>
            <w:r w:rsidR="00F740E1">
              <w:rPr>
                <w:noProof/>
                <w:webHidden/>
              </w:rPr>
              <w:instrText xml:space="preserve"> PAGEREF _Toc417995068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083F896D" w14:textId="77777777" w:rsidR="00F740E1" w:rsidRDefault="005C4E89">
          <w:pPr>
            <w:pStyle w:val="TOC3"/>
            <w:tabs>
              <w:tab w:val="right" w:leader="dot" w:pos="9016"/>
            </w:tabs>
            <w:rPr>
              <w:noProof/>
              <w:lang w:eastAsia="en-IN"/>
            </w:rPr>
          </w:pPr>
          <w:hyperlink w:anchor="_Toc417995069" w:history="1">
            <w:r w:rsidR="00F740E1" w:rsidRPr="0073578B">
              <w:rPr>
                <w:rStyle w:val="Hyperlink"/>
                <w:noProof/>
                <w:highlight w:val="white"/>
              </w:rPr>
              <w:t>KB_JScript</w:t>
            </w:r>
            <w:r w:rsidR="00F740E1">
              <w:rPr>
                <w:noProof/>
                <w:webHidden/>
              </w:rPr>
              <w:tab/>
            </w:r>
            <w:r w:rsidR="00F740E1">
              <w:rPr>
                <w:noProof/>
                <w:webHidden/>
              </w:rPr>
              <w:fldChar w:fldCharType="begin"/>
            </w:r>
            <w:r w:rsidR="00F740E1">
              <w:rPr>
                <w:noProof/>
                <w:webHidden/>
              </w:rPr>
              <w:instrText xml:space="preserve"> PAGEREF _Toc417995069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0887D472" w14:textId="77777777" w:rsidR="00F740E1" w:rsidRDefault="005C4E89">
          <w:pPr>
            <w:pStyle w:val="TOC3"/>
            <w:tabs>
              <w:tab w:val="right" w:leader="dot" w:pos="9016"/>
            </w:tabs>
            <w:rPr>
              <w:noProof/>
              <w:lang w:eastAsia="en-IN"/>
            </w:rPr>
          </w:pPr>
          <w:hyperlink w:anchor="_Toc417995070" w:history="1">
            <w:r w:rsidR="00F740E1" w:rsidRPr="0073578B">
              <w:rPr>
                <w:rStyle w:val="Hyperlink"/>
                <w:noProof/>
                <w:highlight w:val="white"/>
              </w:rPr>
              <w:t>Sitemap</w:t>
            </w:r>
            <w:r w:rsidR="00F740E1">
              <w:rPr>
                <w:noProof/>
                <w:webHidden/>
              </w:rPr>
              <w:tab/>
            </w:r>
            <w:r w:rsidR="00F740E1">
              <w:rPr>
                <w:noProof/>
                <w:webHidden/>
              </w:rPr>
              <w:fldChar w:fldCharType="begin"/>
            </w:r>
            <w:r w:rsidR="00F740E1">
              <w:rPr>
                <w:noProof/>
                <w:webHidden/>
              </w:rPr>
              <w:instrText xml:space="preserve"> PAGEREF _Toc417995070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5DEDD594" w14:textId="77777777" w:rsidR="00F740E1" w:rsidRDefault="005C4E89">
          <w:pPr>
            <w:pStyle w:val="TOC3"/>
            <w:tabs>
              <w:tab w:val="right" w:leader="dot" w:pos="9016"/>
            </w:tabs>
            <w:rPr>
              <w:noProof/>
              <w:lang w:eastAsia="en-IN"/>
            </w:rPr>
          </w:pPr>
          <w:hyperlink w:anchor="_Toc417995071" w:history="1">
            <w:r w:rsidR="00F740E1" w:rsidRPr="0073578B">
              <w:rPr>
                <w:rStyle w:val="Hyperlink"/>
                <w:noProof/>
                <w:highlight w:val="white"/>
              </w:rPr>
              <w:t>ISV</w:t>
            </w:r>
            <w:r w:rsidR="00F740E1">
              <w:rPr>
                <w:noProof/>
                <w:webHidden/>
              </w:rPr>
              <w:tab/>
            </w:r>
            <w:r w:rsidR="00F740E1">
              <w:rPr>
                <w:noProof/>
                <w:webHidden/>
              </w:rPr>
              <w:fldChar w:fldCharType="begin"/>
            </w:r>
            <w:r w:rsidR="00F740E1">
              <w:rPr>
                <w:noProof/>
                <w:webHidden/>
              </w:rPr>
              <w:instrText xml:space="preserve"> PAGEREF _Toc417995071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08278980" w14:textId="77777777" w:rsidR="00F740E1" w:rsidRDefault="005C4E89">
          <w:pPr>
            <w:pStyle w:val="TOC3"/>
            <w:tabs>
              <w:tab w:val="right" w:leader="dot" w:pos="9016"/>
            </w:tabs>
            <w:rPr>
              <w:noProof/>
              <w:lang w:eastAsia="en-IN"/>
            </w:rPr>
          </w:pPr>
          <w:hyperlink w:anchor="_Toc417995072" w:history="1">
            <w:r w:rsidR="00F740E1" w:rsidRPr="0073578B">
              <w:rPr>
                <w:rStyle w:val="Hyperlink"/>
                <w:noProof/>
                <w:highlight w:val="white"/>
              </w:rPr>
              <w:t>Plugins Steps</w:t>
            </w:r>
            <w:r w:rsidR="00F740E1">
              <w:rPr>
                <w:noProof/>
                <w:webHidden/>
              </w:rPr>
              <w:tab/>
            </w:r>
            <w:r w:rsidR="00F740E1">
              <w:rPr>
                <w:noProof/>
                <w:webHidden/>
              </w:rPr>
              <w:fldChar w:fldCharType="begin"/>
            </w:r>
            <w:r w:rsidR="00F740E1">
              <w:rPr>
                <w:noProof/>
                <w:webHidden/>
              </w:rPr>
              <w:instrText xml:space="preserve"> PAGEREF _Toc417995072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6FD2BB34" w14:textId="77777777" w:rsidR="00F740E1" w:rsidRDefault="005C4E89">
          <w:pPr>
            <w:pStyle w:val="TOC3"/>
            <w:tabs>
              <w:tab w:val="right" w:leader="dot" w:pos="9016"/>
            </w:tabs>
            <w:rPr>
              <w:noProof/>
              <w:lang w:eastAsia="en-IN"/>
            </w:rPr>
          </w:pPr>
          <w:hyperlink w:anchor="_Toc417995073" w:history="1">
            <w:r w:rsidR="00F740E1" w:rsidRPr="0073578B">
              <w:rPr>
                <w:rStyle w:val="Hyperlink"/>
                <w:noProof/>
                <w:highlight w:val="white"/>
              </w:rPr>
              <w:t>Reports</w:t>
            </w:r>
            <w:r w:rsidR="00F740E1">
              <w:rPr>
                <w:noProof/>
                <w:webHidden/>
              </w:rPr>
              <w:tab/>
            </w:r>
            <w:r w:rsidR="00F740E1">
              <w:rPr>
                <w:noProof/>
                <w:webHidden/>
              </w:rPr>
              <w:fldChar w:fldCharType="begin"/>
            </w:r>
            <w:r w:rsidR="00F740E1">
              <w:rPr>
                <w:noProof/>
                <w:webHidden/>
              </w:rPr>
              <w:instrText xml:space="preserve"> PAGEREF _Toc417995073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0264B394" w14:textId="77777777" w:rsidR="00F740E1" w:rsidRDefault="005C4E89">
          <w:pPr>
            <w:pStyle w:val="TOC3"/>
            <w:tabs>
              <w:tab w:val="right" w:leader="dot" w:pos="9016"/>
            </w:tabs>
            <w:rPr>
              <w:noProof/>
              <w:lang w:eastAsia="en-IN"/>
            </w:rPr>
          </w:pPr>
          <w:hyperlink w:anchor="_Toc417995074" w:history="1">
            <w:r w:rsidR="00F740E1" w:rsidRPr="0073578B">
              <w:rPr>
                <w:rStyle w:val="Hyperlink"/>
                <w:noProof/>
                <w:highlight w:val="white"/>
              </w:rPr>
              <w:t>DB_EntityTransactionDetails</w:t>
            </w:r>
            <w:r w:rsidR="00F740E1">
              <w:rPr>
                <w:noProof/>
                <w:webHidden/>
              </w:rPr>
              <w:tab/>
            </w:r>
            <w:r w:rsidR="00F740E1">
              <w:rPr>
                <w:noProof/>
                <w:webHidden/>
              </w:rPr>
              <w:fldChar w:fldCharType="begin"/>
            </w:r>
            <w:r w:rsidR="00F740E1">
              <w:rPr>
                <w:noProof/>
                <w:webHidden/>
              </w:rPr>
              <w:instrText xml:space="preserve"> PAGEREF _Toc417995074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6C49E7A4" w14:textId="77777777" w:rsidR="00F740E1" w:rsidRDefault="005C4E89">
          <w:pPr>
            <w:pStyle w:val="TOC3"/>
            <w:tabs>
              <w:tab w:val="right" w:leader="dot" w:pos="9016"/>
            </w:tabs>
            <w:rPr>
              <w:noProof/>
              <w:lang w:eastAsia="en-IN"/>
            </w:rPr>
          </w:pPr>
          <w:hyperlink w:anchor="_Toc417995075" w:history="1">
            <w:r w:rsidR="00F740E1" w:rsidRPr="0073578B">
              <w:rPr>
                <w:rStyle w:val="Hyperlink"/>
                <w:noProof/>
                <w:highlight w:val="white"/>
              </w:rPr>
              <w:t>DB_POA</w:t>
            </w:r>
            <w:r w:rsidR="00F740E1">
              <w:rPr>
                <w:noProof/>
                <w:webHidden/>
              </w:rPr>
              <w:tab/>
            </w:r>
            <w:r w:rsidR="00F740E1">
              <w:rPr>
                <w:noProof/>
                <w:webHidden/>
              </w:rPr>
              <w:fldChar w:fldCharType="begin"/>
            </w:r>
            <w:r w:rsidR="00F740E1">
              <w:rPr>
                <w:noProof/>
                <w:webHidden/>
              </w:rPr>
              <w:instrText xml:space="preserve"> PAGEREF _Toc417995075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6A48653B" w14:textId="77777777" w:rsidR="00F740E1" w:rsidRDefault="005C4E89">
          <w:pPr>
            <w:pStyle w:val="TOC3"/>
            <w:tabs>
              <w:tab w:val="right" w:leader="dot" w:pos="9016"/>
            </w:tabs>
            <w:rPr>
              <w:noProof/>
              <w:lang w:eastAsia="en-IN"/>
            </w:rPr>
          </w:pPr>
          <w:hyperlink w:anchor="_Toc417995076" w:history="1">
            <w:r w:rsidR="00F740E1" w:rsidRPr="0073578B">
              <w:rPr>
                <w:rStyle w:val="Hyperlink"/>
                <w:noProof/>
                <w:highlight w:val="white"/>
              </w:rPr>
              <w:t>DB_Size</w:t>
            </w:r>
            <w:r w:rsidR="00F740E1">
              <w:rPr>
                <w:noProof/>
                <w:webHidden/>
              </w:rPr>
              <w:tab/>
            </w:r>
            <w:r w:rsidR="00F740E1">
              <w:rPr>
                <w:noProof/>
                <w:webHidden/>
              </w:rPr>
              <w:fldChar w:fldCharType="begin"/>
            </w:r>
            <w:r w:rsidR="00F740E1">
              <w:rPr>
                <w:noProof/>
                <w:webHidden/>
              </w:rPr>
              <w:instrText xml:space="preserve"> PAGEREF _Toc417995076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76607381" w14:textId="77777777" w:rsidR="00F740E1" w:rsidRDefault="005C4E89">
          <w:pPr>
            <w:pStyle w:val="TOC3"/>
            <w:tabs>
              <w:tab w:val="right" w:leader="dot" w:pos="9016"/>
            </w:tabs>
            <w:rPr>
              <w:noProof/>
              <w:lang w:eastAsia="en-IN"/>
            </w:rPr>
          </w:pPr>
          <w:hyperlink w:anchor="_Toc417995077" w:history="1">
            <w:r w:rsidR="00F740E1" w:rsidRPr="0073578B">
              <w:rPr>
                <w:rStyle w:val="Hyperlink"/>
                <w:noProof/>
                <w:highlight w:val="white"/>
              </w:rPr>
              <w:t>DB_MaxRecordInfo</w:t>
            </w:r>
            <w:r w:rsidR="00F740E1">
              <w:rPr>
                <w:noProof/>
                <w:webHidden/>
              </w:rPr>
              <w:tab/>
            </w:r>
            <w:r w:rsidR="00F740E1">
              <w:rPr>
                <w:noProof/>
                <w:webHidden/>
              </w:rPr>
              <w:fldChar w:fldCharType="begin"/>
            </w:r>
            <w:r w:rsidR="00F740E1">
              <w:rPr>
                <w:noProof/>
                <w:webHidden/>
              </w:rPr>
              <w:instrText xml:space="preserve"> PAGEREF _Toc417995077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6D3C0B5B" w14:textId="77777777" w:rsidR="00F740E1" w:rsidRDefault="005C4E89">
          <w:pPr>
            <w:pStyle w:val="TOC3"/>
            <w:tabs>
              <w:tab w:val="right" w:leader="dot" w:pos="9016"/>
            </w:tabs>
            <w:rPr>
              <w:noProof/>
              <w:lang w:eastAsia="en-IN"/>
            </w:rPr>
          </w:pPr>
          <w:hyperlink w:anchor="_Toc417995078" w:history="1">
            <w:r w:rsidR="00F740E1" w:rsidRPr="0073578B">
              <w:rPr>
                <w:rStyle w:val="Hyperlink"/>
                <w:noProof/>
                <w:highlight w:val="white"/>
              </w:rPr>
              <w:t>Info_Workflows</w:t>
            </w:r>
            <w:r w:rsidR="00F740E1">
              <w:rPr>
                <w:noProof/>
                <w:webHidden/>
              </w:rPr>
              <w:tab/>
            </w:r>
            <w:r w:rsidR="00F740E1">
              <w:rPr>
                <w:noProof/>
                <w:webHidden/>
              </w:rPr>
              <w:fldChar w:fldCharType="begin"/>
            </w:r>
            <w:r w:rsidR="00F740E1">
              <w:rPr>
                <w:noProof/>
                <w:webHidden/>
              </w:rPr>
              <w:instrText xml:space="preserve"> PAGEREF _Toc417995078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338C86B0" w14:textId="77777777" w:rsidR="00F740E1" w:rsidRDefault="005C4E89">
          <w:pPr>
            <w:pStyle w:val="TOC3"/>
            <w:tabs>
              <w:tab w:val="right" w:leader="dot" w:pos="9016"/>
            </w:tabs>
            <w:rPr>
              <w:noProof/>
              <w:lang w:eastAsia="en-IN"/>
            </w:rPr>
          </w:pPr>
          <w:hyperlink w:anchor="_Toc417995079" w:history="1">
            <w:r w:rsidR="00F740E1" w:rsidRPr="0073578B">
              <w:rPr>
                <w:rStyle w:val="Hyperlink"/>
                <w:noProof/>
                <w:highlight w:val="white"/>
              </w:rPr>
              <w:t>Info_UserAggregate</w:t>
            </w:r>
            <w:r w:rsidR="00F740E1">
              <w:rPr>
                <w:noProof/>
                <w:webHidden/>
              </w:rPr>
              <w:tab/>
            </w:r>
            <w:r w:rsidR="00F740E1">
              <w:rPr>
                <w:noProof/>
                <w:webHidden/>
              </w:rPr>
              <w:fldChar w:fldCharType="begin"/>
            </w:r>
            <w:r w:rsidR="00F740E1">
              <w:rPr>
                <w:noProof/>
                <w:webHidden/>
              </w:rPr>
              <w:instrText xml:space="preserve"> PAGEREF _Toc417995079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3117E5AE" w14:textId="77777777" w:rsidR="00F740E1" w:rsidRDefault="005C4E89">
          <w:pPr>
            <w:pStyle w:val="TOC3"/>
            <w:tabs>
              <w:tab w:val="right" w:leader="dot" w:pos="9016"/>
            </w:tabs>
            <w:rPr>
              <w:noProof/>
              <w:lang w:eastAsia="en-IN"/>
            </w:rPr>
          </w:pPr>
          <w:hyperlink w:anchor="_Toc417995080" w:history="1">
            <w:r w:rsidR="00F740E1" w:rsidRPr="0073578B">
              <w:rPr>
                <w:rStyle w:val="Hyperlink"/>
                <w:noProof/>
                <w:highlight w:val="white"/>
              </w:rPr>
              <w:t>Info_User</w:t>
            </w:r>
            <w:r w:rsidR="00F740E1">
              <w:rPr>
                <w:noProof/>
                <w:webHidden/>
              </w:rPr>
              <w:tab/>
            </w:r>
            <w:r w:rsidR="00F740E1">
              <w:rPr>
                <w:noProof/>
                <w:webHidden/>
              </w:rPr>
              <w:fldChar w:fldCharType="begin"/>
            </w:r>
            <w:r w:rsidR="00F740E1">
              <w:rPr>
                <w:noProof/>
                <w:webHidden/>
              </w:rPr>
              <w:instrText xml:space="preserve"> PAGEREF _Toc417995080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7CD31295" w14:textId="77777777" w:rsidR="00F740E1" w:rsidRDefault="005C4E89">
          <w:pPr>
            <w:pStyle w:val="TOC3"/>
            <w:tabs>
              <w:tab w:val="right" w:leader="dot" w:pos="9016"/>
            </w:tabs>
            <w:rPr>
              <w:noProof/>
              <w:lang w:eastAsia="en-IN"/>
            </w:rPr>
          </w:pPr>
          <w:hyperlink w:anchor="_Toc417995081" w:history="1">
            <w:r w:rsidR="00F740E1" w:rsidRPr="0073578B">
              <w:rPr>
                <w:rStyle w:val="Hyperlink"/>
                <w:noProof/>
                <w:highlight w:val="white"/>
              </w:rPr>
              <w:t>Info_Roles</w:t>
            </w:r>
            <w:r w:rsidR="00F740E1">
              <w:rPr>
                <w:noProof/>
                <w:webHidden/>
              </w:rPr>
              <w:tab/>
            </w:r>
            <w:r w:rsidR="00F740E1">
              <w:rPr>
                <w:noProof/>
                <w:webHidden/>
              </w:rPr>
              <w:fldChar w:fldCharType="begin"/>
            </w:r>
            <w:r w:rsidR="00F740E1">
              <w:rPr>
                <w:noProof/>
                <w:webHidden/>
              </w:rPr>
              <w:instrText xml:space="preserve"> PAGEREF _Toc417995081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487CDE2E" w14:textId="77777777" w:rsidR="00F740E1" w:rsidRDefault="005C4E89">
          <w:pPr>
            <w:pStyle w:val="TOC3"/>
            <w:tabs>
              <w:tab w:val="right" w:leader="dot" w:pos="9016"/>
            </w:tabs>
            <w:rPr>
              <w:noProof/>
              <w:lang w:eastAsia="en-IN"/>
            </w:rPr>
          </w:pPr>
          <w:hyperlink w:anchor="_Toc417995082" w:history="1">
            <w:r w:rsidR="00F740E1" w:rsidRPr="0073578B">
              <w:rPr>
                <w:rStyle w:val="Hyperlink"/>
                <w:noProof/>
                <w:highlight w:val="white"/>
              </w:rPr>
              <w:t>Info_Relationships_Connections</w:t>
            </w:r>
            <w:r w:rsidR="00F740E1">
              <w:rPr>
                <w:noProof/>
                <w:webHidden/>
              </w:rPr>
              <w:tab/>
            </w:r>
            <w:r w:rsidR="00F740E1">
              <w:rPr>
                <w:noProof/>
                <w:webHidden/>
              </w:rPr>
              <w:fldChar w:fldCharType="begin"/>
            </w:r>
            <w:r w:rsidR="00F740E1">
              <w:rPr>
                <w:noProof/>
                <w:webHidden/>
              </w:rPr>
              <w:instrText xml:space="preserve"> PAGEREF _Toc417995082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796474E2" w14:textId="77777777" w:rsidR="00F740E1" w:rsidRDefault="005C4E89">
          <w:pPr>
            <w:pStyle w:val="TOC3"/>
            <w:tabs>
              <w:tab w:val="right" w:leader="dot" w:pos="9016"/>
            </w:tabs>
            <w:rPr>
              <w:noProof/>
              <w:lang w:eastAsia="en-IN"/>
            </w:rPr>
          </w:pPr>
          <w:hyperlink w:anchor="_Toc417995083" w:history="1">
            <w:r w:rsidR="00F740E1" w:rsidRPr="0073578B">
              <w:rPr>
                <w:rStyle w:val="Hyperlink"/>
                <w:noProof/>
                <w:highlight w:val="white"/>
              </w:rPr>
              <w:t>Info_Entities</w:t>
            </w:r>
            <w:r w:rsidR="00F740E1">
              <w:rPr>
                <w:noProof/>
                <w:webHidden/>
              </w:rPr>
              <w:tab/>
            </w:r>
            <w:r w:rsidR="00F740E1">
              <w:rPr>
                <w:noProof/>
                <w:webHidden/>
              </w:rPr>
              <w:fldChar w:fldCharType="begin"/>
            </w:r>
            <w:r w:rsidR="00F740E1">
              <w:rPr>
                <w:noProof/>
                <w:webHidden/>
              </w:rPr>
              <w:instrText xml:space="preserve"> PAGEREF _Toc417995083 \h </w:instrText>
            </w:r>
            <w:r w:rsidR="00F740E1">
              <w:rPr>
                <w:noProof/>
                <w:webHidden/>
              </w:rPr>
            </w:r>
            <w:r w:rsidR="00F740E1">
              <w:rPr>
                <w:noProof/>
                <w:webHidden/>
              </w:rPr>
              <w:fldChar w:fldCharType="separate"/>
            </w:r>
            <w:r w:rsidR="00F740E1">
              <w:rPr>
                <w:noProof/>
                <w:webHidden/>
              </w:rPr>
              <w:t>17</w:t>
            </w:r>
            <w:r w:rsidR="00F740E1">
              <w:rPr>
                <w:noProof/>
                <w:webHidden/>
              </w:rPr>
              <w:fldChar w:fldCharType="end"/>
            </w:r>
          </w:hyperlink>
        </w:p>
        <w:p w14:paraId="1DE4EAB4" w14:textId="77777777" w:rsidR="00F740E1" w:rsidRDefault="005C4E89">
          <w:pPr>
            <w:pStyle w:val="TOC2"/>
            <w:tabs>
              <w:tab w:val="right" w:leader="dot" w:pos="9016"/>
            </w:tabs>
            <w:rPr>
              <w:noProof/>
              <w:lang w:eastAsia="en-IN"/>
            </w:rPr>
          </w:pPr>
          <w:hyperlink w:anchor="_Toc417995084" w:history="1">
            <w:r w:rsidR="00F740E1" w:rsidRPr="0073578B">
              <w:rPr>
                <w:rStyle w:val="Hyperlink"/>
                <w:noProof/>
              </w:rPr>
              <w:t>AutoGenerated_UpgradeAssessment.docx</w:t>
            </w:r>
            <w:r w:rsidR="00F740E1">
              <w:rPr>
                <w:noProof/>
                <w:webHidden/>
              </w:rPr>
              <w:tab/>
            </w:r>
            <w:r w:rsidR="00F740E1">
              <w:rPr>
                <w:noProof/>
                <w:webHidden/>
              </w:rPr>
              <w:fldChar w:fldCharType="begin"/>
            </w:r>
            <w:r w:rsidR="00F740E1">
              <w:rPr>
                <w:noProof/>
                <w:webHidden/>
              </w:rPr>
              <w:instrText xml:space="preserve"> PAGEREF _Toc417995084 \h </w:instrText>
            </w:r>
            <w:r w:rsidR="00F740E1">
              <w:rPr>
                <w:noProof/>
                <w:webHidden/>
              </w:rPr>
            </w:r>
            <w:r w:rsidR="00F740E1">
              <w:rPr>
                <w:noProof/>
                <w:webHidden/>
              </w:rPr>
              <w:fldChar w:fldCharType="separate"/>
            </w:r>
            <w:r w:rsidR="00F740E1">
              <w:rPr>
                <w:noProof/>
                <w:webHidden/>
              </w:rPr>
              <w:t>18</w:t>
            </w:r>
            <w:r w:rsidR="00F740E1">
              <w:rPr>
                <w:noProof/>
                <w:webHidden/>
              </w:rPr>
              <w:fldChar w:fldCharType="end"/>
            </w:r>
          </w:hyperlink>
        </w:p>
        <w:p w14:paraId="720CC4BE" w14:textId="77777777" w:rsidR="00F740E1" w:rsidRDefault="005C4E89">
          <w:pPr>
            <w:pStyle w:val="TOC2"/>
            <w:tabs>
              <w:tab w:val="right" w:leader="dot" w:pos="9016"/>
            </w:tabs>
            <w:rPr>
              <w:noProof/>
              <w:lang w:eastAsia="en-IN"/>
            </w:rPr>
          </w:pPr>
          <w:hyperlink w:anchor="_Toc417995085" w:history="1">
            <w:r w:rsidR="00F740E1" w:rsidRPr="0073578B">
              <w:rPr>
                <w:rStyle w:val="Hyperlink"/>
                <w:noProof/>
              </w:rPr>
              <w:t>AutoGenerated_UpgradeAssessment.pdf</w:t>
            </w:r>
            <w:r w:rsidR="00F740E1">
              <w:rPr>
                <w:noProof/>
                <w:webHidden/>
              </w:rPr>
              <w:tab/>
            </w:r>
            <w:r w:rsidR="00F740E1">
              <w:rPr>
                <w:noProof/>
                <w:webHidden/>
              </w:rPr>
              <w:fldChar w:fldCharType="begin"/>
            </w:r>
            <w:r w:rsidR="00F740E1">
              <w:rPr>
                <w:noProof/>
                <w:webHidden/>
              </w:rPr>
              <w:instrText xml:space="preserve"> PAGEREF _Toc417995085 \h </w:instrText>
            </w:r>
            <w:r w:rsidR="00F740E1">
              <w:rPr>
                <w:noProof/>
                <w:webHidden/>
              </w:rPr>
            </w:r>
            <w:r w:rsidR="00F740E1">
              <w:rPr>
                <w:noProof/>
                <w:webHidden/>
              </w:rPr>
              <w:fldChar w:fldCharType="separate"/>
            </w:r>
            <w:r w:rsidR="00F740E1">
              <w:rPr>
                <w:noProof/>
                <w:webHidden/>
              </w:rPr>
              <w:t>18</w:t>
            </w:r>
            <w:r w:rsidR="00F740E1">
              <w:rPr>
                <w:noProof/>
                <w:webHidden/>
              </w:rPr>
              <w:fldChar w:fldCharType="end"/>
            </w:r>
          </w:hyperlink>
        </w:p>
        <w:p w14:paraId="6EE4A68E" w14:textId="77777777" w:rsidR="00F740E1" w:rsidRDefault="005C4E89">
          <w:pPr>
            <w:pStyle w:val="TOC1"/>
            <w:rPr>
              <w:noProof/>
              <w:lang w:eastAsia="en-IN"/>
            </w:rPr>
          </w:pPr>
          <w:hyperlink w:anchor="_Toc417995086" w:history="1">
            <w:r w:rsidR="00F740E1" w:rsidRPr="0073578B">
              <w:rPr>
                <w:rStyle w:val="Hyperlink"/>
                <w:noProof/>
              </w:rPr>
              <w:t>Configure Tool</w:t>
            </w:r>
            <w:r w:rsidR="00F740E1">
              <w:rPr>
                <w:noProof/>
                <w:webHidden/>
              </w:rPr>
              <w:tab/>
            </w:r>
            <w:r w:rsidR="00F740E1">
              <w:rPr>
                <w:noProof/>
                <w:webHidden/>
              </w:rPr>
              <w:fldChar w:fldCharType="begin"/>
            </w:r>
            <w:r w:rsidR="00F740E1">
              <w:rPr>
                <w:noProof/>
                <w:webHidden/>
              </w:rPr>
              <w:instrText xml:space="preserve"> PAGEREF _Toc417995086 \h </w:instrText>
            </w:r>
            <w:r w:rsidR="00F740E1">
              <w:rPr>
                <w:noProof/>
                <w:webHidden/>
              </w:rPr>
            </w:r>
            <w:r w:rsidR="00F740E1">
              <w:rPr>
                <w:noProof/>
                <w:webHidden/>
              </w:rPr>
              <w:fldChar w:fldCharType="separate"/>
            </w:r>
            <w:r w:rsidR="00F740E1">
              <w:rPr>
                <w:noProof/>
                <w:webHidden/>
              </w:rPr>
              <w:t>19</w:t>
            </w:r>
            <w:r w:rsidR="00F740E1">
              <w:rPr>
                <w:noProof/>
                <w:webHidden/>
              </w:rPr>
              <w:fldChar w:fldCharType="end"/>
            </w:r>
          </w:hyperlink>
        </w:p>
        <w:p w14:paraId="54D68767" w14:textId="77777777" w:rsidR="00F740E1" w:rsidRDefault="005C4E89">
          <w:pPr>
            <w:pStyle w:val="TOC2"/>
            <w:tabs>
              <w:tab w:val="right" w:leader="dot" w:pos="9016"/>
            </w:tabs>
            <w:rPr>
              <w:noProof/>
              <w:lang w:eastAsia="en-IN"/>
            </w:rPr>
          </w:pPr>
          <w:hyperlink w:anchor="_Toc417995087" w:history="1">
            <w:r w:rsidR="00F740E1" w:rsidRPr="0073578B">
              <w:rPr>
                <w:rStyle w:val="Hyperlink"/>
                <w:noProof/>
              </w:rPr>
              <w:t>SheetSequence</w:t>
            </w:r>
            <w:r w:rsidR="00F740E1">
              <w:rPr>
                <w:noProof/>
                <w:webHidden/>
              </w:rPr>
              <w:tab/>
            </w:r>
            <w:r w:rsidR="00F740E1">
              <w:rPr>
                <w:noProof/>
                <w:webHidden/>
              </w:rPr>
              <w:fldChar w:fldCharType="begin"/>
            </w:r>
            <w:r w:rsidR="00F740E1">
              <w:rPr>
                <w:noProof/>
                <w:webHidden/>
              </w:rPr>
              <w:instrText xml:space="preserve"> PAGEREF _Toc417995087 \h </w:instrText>
            </w:r>
            <w:r w:rsidR="00F740E1">
              <w:rPr>
                <w:noProof/>
                <w:webHidden/>
              </w:rPr>
            </w:r>
            <w:r w:rsidR="00F740E1">
              <w:rPr>
                <w:noProof/>
                <w:webHidden/>
              </w:rPr>
              <w:fldChar w:fldCharType="separate"/>
            </w:r>
            <w:r w:rsidR="00F740E1">
              <w:rPr>
                <w:noProof/>
                <w:webHidden/>
              </w:rPr>
              <w:t>19</w:t>
            </w:r>
            <w:r w:rsidR="00F740E1">
              <w:rPr>
                <w:noProof/>
                <w:webHidden/>
              </w:rPr>
              <w:fldChar w:fldCharType="end"/>
            </w:r>
          </w:hyperlink>
        </w:p>
        <w:p w14:paraId="451550F6" w14:textId="77777777" w:rsidR="00F740E1" w:rsidRDefault="005C4E89">
          <w:pPr>
            <w:pStyle w:val="TOC2"/>
            <w:tabs>
              <w:tab w:val="right" w:leader="dot" w:pos="9016"/>
            </w:tabs>
            <w:rPr>
              <w:noProof/>
              <w:lang w:eastAsia="en-IN"/>
            </w:rPr>
          </w:pPr>
          <w:hyperlink w:anchor="_Toc417995088" w:history="1">
            <w:r w:rsidR="00F740E1" w:rsidRPr="0073578B">
              <w:rPr>
                <w:rStyle w:val="Hyperlink"/>
                <w:noProof/>
              </w:rPr>
              <w:t>FileExclusionList</w:t>
            </w:r>
            <w:r w:rsidR="00F740E1">
              <w:rPr>
                <w:noProof/>
                <w:webHidden/>
              </w:rPr>
              <w:tab/>
            </w:r>
            <w:r w:rsidR="00F740E1">
              <w:rPr>
                <w:noProof/>
                <w:webHidden/>
              </w:rPr>
              <w:fldChar w:fldCharType="begin"/>
            </w:r>
            <w:r w:rsidR="00F740E1">
              <w:rPr>
                <w:noProof/>
                <w:webHidden/>
              </w:rPr>
              <w:instrText xml:space="preserve"> PAGEREF _Toc417995088 \h </w:instrText>
            </w:r>
            <w:r w:rsidR="00F740E1">
              <w:rPr>
                <w:noProof/>
                <w:webHidden/>
              </w:rPr>
            </w:r>
            <w:r w:rsidR="00F740E1">
              <w:rPr>
                <w:noProof/>
                <w:webHidden/>
              </w:rPr>
              <w:fldChar w:fldCharType="separate"/>
            </w:r>
            <w:r w:rsidR="00F740E1">
              <w:rPr>
                <w:noProof/>
                <w:webHidden/>
              </w:rPr>
              <w:t>19</w:t>
            </w:r>
            <w:r w:rsidR="00F740E1">
              <w:rPr>
                <w:noProof/>
                <w:webHidden/>
              </w:rPr>
              <w:fldChar w:fldCharType="end"/>
            </w:r>
          </w:hyperlink>
        </w:p>
        <w:p w14:paraId="5DCFBF56" w14:textId="77777777" w:rsidR="00F740E1" w:rsidRDefault="005C4E89">
          <w:pPr>
            <w:pStyle w:val="TOC2"/>
            <w:tabs>
              <w:tab w:val="right" w:leader="dot" w:pos="9016"/>
            </w:tabs>
            <w:rPr>
              <w:noProof/>
              <w:lang w:eastAsia="en-IN"/>
            </w:rPr>
          </w:pPr>
          <w:hyperlink w:anchor="_Toc417995089" w:history="1">
            <w:r w:rsidR="00F740E1" w:rsidRPr="0073578B">
              <w:rPr>
                <w:rStyle w:val="Hyperlink"/>
                <w:noProof/>
              </w:rPr>
              <w:t>ClientSideMappings.xml</w:t>
            </w:r>
            <w:r w:rsidR="00F740E1">
              <w:rPr>
                <w:noProof/>
                <w:webHidden/>
              </w:rPr>
              <w:tab/>
            </w:r>
            <w:r w:rsidR="00F740E1">
              <w:rPr>
                <w:noProof/>
                <w:webHidden/>
              </w:rPr>
              <w:fldChar w:fldCharType="begin"/>
            </w:r>
            <w:r w:rsidR="00F740E1">
              <w:rPr>
                <w:noProof/>
                <w:webHidden/>
              </w:rPr>
              <w:instrText xml:space="preserve"> PAGEREF _Toc417995089 \h </w:instrText>
            </w:r>
            <w:r w:rsidR="00F740E1">
              <w:rPr>
                <w:noProof/>
                <w:webHidden/>
              </w:rPr>
            </w:r>
            <w:r w:rsidR="00F740E1">
              <w:rPr>
                <w:noProof/>
                <w:webHidden/>
              </w:rPr>
              <w:fldChar w:fldCharType="separate"/>
            </w:r>
            <w:r w:rsidR="00F740E1">
              <w:rPr>
                <w:noProof/>
                <w:webHidden/>
              </w:rPr>
              <w:t>19</w:t>
            </w:r>
            <w:r w:rsidR="00F740E1">
              <w:rPr>
                <w:noProof/>
                <w:webHidden/>
              </w:rPr>
              <w:fldChar w:fldCharType="end"/>
            </w:r>
          </w:hyperlink>
        </w:p>
        <w:p w14:paraId="05EC3B82" w14:textId="77777777" w:rsidR="00F740E1" w:rsidRDefault="005C4E89">
          <w:pPr>
            <w:pStyle w:val="TOC2"/>
            <w:tabs>
              <w:tab w:val="right" w:leader="dot" w:pos="9016"/>
            </w:tabs>
            <w:rPr>
              <w:noProof/>
              <w:lang w:eastAsia="en-IN"/>
            </w:rPr>
          </w:pPr>
          <w:hyperlink w:anchor="_Toc417995090" w:history="1">
            <w:r w:rsidR="00F740E1" w:rsidRPr="0073578B">
              <w:rPr>
                <w:rStyle w:val="Hyperlink"/>
                <w:noProof/>
              </w:rPr>
              <w:t>ServerSideCodeMappings.xml</w:t>
            </w:r>
            <w:r w:rsidR="00F740E1">
              <w:rPr>
                <w:noProof/>
                <w:webHidden/>
              </w:rPr>
              <w:tab/>
            </w:r>
            <w:r w:rsidR="00F740E1">
              <w:rPr>
                <w:noProof/>
                <w:webHidden/>
              </w:rPr>
              <w:fldChar w:fldCharType="begin"/>
            </w:r>
            <w:r w:rsidR="00F740E1">
              <w:rPr>
                <w:noProof/>
                <w:webHidden/>
              </w:rPr>
              <w:instrText xml:space="preserve"> PAGEREF _Toc417995090 \h </w:instrText>
            </w:r>
            <w:r w:rsidR="00F740E1">
              <w:rPr>
                <w:noProof/>
                <w:webHidden/>
              </w:rPr>
            </w:r>
            <w:r w:rsidR="00F740E1">
              <w:rPr>
                <w:noProof/>
                <w:webHidden/>
              </w:rPr>
              <w:fldChar w:fldCharType="separate"/>
            </w:r>
            <w:r w:rsidR="00F740E1">
              <w:rPr>
                <w:noProof/>
                <w:webHidden/>
              </w:rPr>
              <w:t>19</w:t>
            </w:r>
            <w:r w:rsidR="00F740E1">
              <w:rPr>
                <w:noProof/>
                <w:webHidden/>
              </w:rPr>
              <w:fldChar w:fldCharType="end"/>
            </w:r>
          </w:hyperlink>
        </w:p>
        <w:p w14:paraId="52B3A7F7" w14:textId="77777777" w:rsidR="00F740E1" w:rsidRDefault="005C4E89">
          <w:pPr>
            <w:pStyle w:val="TOC1"/>
            <w:rPr>
              <w:noProof/>
              <w:lang w:eastAsia="en-IN"/>
            </w:rPr>
          </w:pPr>
          <w:hyperlink w:anchor="_Toc417995091" w:history="1">
            <w:r w:rsidR="00F740E1" w:rsidRPr="0073578B">
              <w:rPr>
                <w:rStyle w:val="Hyperlink"/>
                <w:noProof/>
              </w:rPr>
              <w:t>DB Assessment Tool</w:t>
            </w:r>
            <w:r w:rsidR="00F740E1">
              <w:rPr>
                <w:noProof/>
                <w:webHidden/>
              </w:rPr>
              <w:tab/>
            </w:r>
            <w:r w:rsidR="00F740E1">
              <w:rPr>
                <w:noProof/>
                <w:webHidden/>
              </w:rPr>
              <w:fldChar w:fldCharType="begin"/>
            </w:r>
            <w:r w:rsidR="00F740E1">
              <w:rPr>
                <w:noProof/>
                <w:webHidden/>
              </w:rPr>
              <w:instrText xml:space="preserve"> PAGEREF _Toc417995091 \h </w:instrText>
            </w:r>
            <w:r w:rsidR="00F740E1">
              <w:rPr>
                <w:noProof/>
                <w:webHidden/>
              </w:rPr>
            </w:r>
            <w:r w:rsidR="00F740E1">
              <w:rPr>
                <w:noProof/>
                <w:webHidden/>
              </w:rPr>
              <w:fldChar w:fldCharType="separate"/>
            </w:r>
            <w:r w:rsidR="00F740E1">
              <w:rPr>
                <w:noProof/>
                <w:webHidden/>
              </w:rPr>
              <w:t>20</w:t>
            </w:r>
            <w:r w:rsidR="00F740E1">
              <w:rPr>
                <w:noProof/>
                <w:webHidden/>
              </w:rPr>
              <w:fldChar w:fldCharType="end"/>
            </w:r>
          </w:hyperlink>
        </w:p>
        <w:p w14:paraId="513FA258" w14:textId="77777777" w:rsidR="00F740E1" w:rsidRDefault="005C4E89">
          <w:pPr>
            <w:pStyle w:val="TOC2"/>
            <w:tabs>
              <w:tab w:val="right" w:leader="dot" w:pos="9016"/>
            </w:tabs>
            <w:rPr>
              <w:noProof/>
              <w:lang w:eastAsia="en-IN"/>
            </w:rPr>
          </w:pPr>
          <w:hyperlink w:anchor="_Toc417995092" w:history="1">
            <w:r w:rsidR="00F740E1" w:rsidRPr="0073578B">
              <w:rPr>
                <w:rStyle w:val="Hyperlink"/>
                <w:noProof/>
              </w:rPr>
              <w:t>How to use</w:t>
            </w:r>
            <w:r w:rsidR="00F740E1">
              <w:rPr>
                <w:noProof/>
                <w:webHidden/>
              </w:rPr>
              <w:tab/>
            </w:r>
            <w:r w:rsidR="00F740E1">
              <w:rPr>
                <w:noProof/>
                <w:webHidden/>
              </w:rPr>
              <w:fldChar w:fldCharType="begin"/>
            </w:r>
            <w:r w:rsidR="00F740E1">
              <w:rPr>
                <w:noProof/>
                <w:webHidden/>
              </w:rPr>
              <w:instrText xml:space="preserve"> PAGEREF _Toc417995092 \h </w:instrText>
            </w:r>
            <w:r w:rsidR="00F740E1">
              <w:rPr>
                <w:noProof/>
                <w:webHidden/>
              </w:rPr>
            </w:r>
            <w:r w:rsidR="00F740E1">
              <w:rPr>
                <w:noProof/>
                <w:webHidden/>
              </w:rPr>
              <w:fldChar w:fldCharType="separate"/>
            </w:r>
            <w:r w:rsidR="00F740E1">
              <w:rPr>
                <w:noProof/>
                <w:webHidden/>
              </w:rPr>
              <w:t>20</w:t>
            </w:r>
            <w:r w:rsidR="00F740E1">
              <w:rPr>
                <w:noProof/>
                <w:webHidden/>
              </w:rPr>
              <w:fldChar w:fldCharType="end"/>
            </w:r>
          </w:hyperlink>
        </w:p>
        <w:p w14:paraId="1143EE3A" w14:textId="77777777" w:rsidR="00F740E1" w:rsidRDefault="005C4E89">
          <w:pPr>
            <w:pStyle w:val="TOC1"/>
            <w:rPr>
              <w:noProof/>
              <w:lang w:eastAsia="en-IN"/>
            </w:rPr>
          </w:pPr>
          <w:hyperlink w:anchor="_Toc417995093" w:history="1">
            <w:r w:rsidR="00F740E1" w:rsidRPr="0073578B">
              <w:rPr>
                <w:rStyle w:val="Hyperlink"/>
                <w:noProof/>
              </w:rPr>
              <w:t>Appendix</w:t>
            </w:r>
            <w:r w:rsidR="00F740E1">
              <w:rPr>
                <w:noProof/>
                <w:webHidden/>
              </w:rPr>
              <w:tab/>
            </w:r>
            <w:r w:rsidR="00F740E1">
              <w:rPr>
                <w:noProof/>
                <w:webHidden/>
              </w:rPr>
              <w:fldChar w:fldCharType="begin"/>
            </w:r>
            <w:r w:rsidR="00F740E1">
              <w:rPr>
                <w:noProof/>
                <w:webHidden/>
              </w:rPr>
              <w:instrText xml:space="preserve"> PAGEREF _Toc417995093 \h </w:instrText>
            </w:r>
            <w:r w:rsidR="00F740E1">
              <w:rPr>
                <w:noProof/>
                <w:webHidden/>
              </w:rPr>
            </w:r>
            <w:r w:rsidR="00F740E1">
              <w:rPr>
                <w:noProof/>
                <w:webHidden/>
              </w:rPr>
              <w:fldChar w:fldCharType="separate"/>
            </w:r>
            <w:r w:rsidR="00F740E1">
              <w:rPr>
                <w:noProof/>
                <w:webHidden/>
              </w:rPr>
              <w:t>21</w:t>
            </w:r>
            <w:r w:rsidR="00F740E1">
              <w:rPr>
                <w:noProof/>
                <w:webHidden/>
              </w:rPr>
              <w:fldChar w:fldCharType="end"/>
            </w:r>
          </w:hyperlink>
        </w:p>
        <w:p w14:paraId="7616DBE4" w14:textId="77777777" w:rsidR="00F740E1" w:rsidRDefault="005C4E89">
          <w:pPr>
            <w:pStyle w:val="TOC2"/>
            <w:tabs>
              <w:tab w:val="right" w:leader="dot" w:pos="9016"/>
            </w:tabs>
            <w:rPr>
              <w:noProof/>
              <w:lang w:eastAsia="en-IN"/>
            </w:rPr>
          </w:pPr>
          <w:hyperlink w:anchor="_Toc417995094" w:history="1">
            <w:r w:rsidR="00F740E1" w:rsidRPr="0073578B">
              <w:rPr>
                <w:rStyle w:val="Hyperlink"/>
                <w:noProof/>
              </w:rPr>
              <w:t>Keyword Category</w:t>
            </w:r>
            <w:r w:rsidR="00F740E1">
              <w:rPr>
                <w:noProof/>
                <w:webHidden/>
              </w:rPr>
              <w:tab/>
            </w:r>
            <w:r w:rsidR="00F740E1">
              <w:rPr>
                <w:noProof/>
                <w:webHidden/>
              </w:rPr>
              <w:fldChar w:fldCharType="begin"/>
            </w:r>
            <w:r w:rsidR="00F740E1">
              <w:rPr>
                <w:noProof/>
                <w:webHidden/>
              </w:rPr>
              <w:instrText xml:space="preserve"> PAGEREF _Toc417995094 \h </w:instrText>
            </w:r>
            <w:r w:rsidR="00F740E1">
              <w:rPr>
                <w:noProof/>
                <w:webHidden/>
              </w:rPr>
            </w:r>
            <w:r w:rsidR="00F740E1">
              <w:rPr>
                <w:noProof/>
                <w:webHidden/>
              </w:rPr>
              <w:fldChar w:fldCharType="separate"/>
            </w:r>
            <w:r w:rsidR="00F740E1">
              <w:rPr>
                <w:noProof/>
                <w:webHidden/>
              </w:rPr>
              <w:t>21</w:t>
            </w:r>
            <w:r w:rsidR="00F740E1">
              <w:rPr>
                <w:noProof/>
                <w:webHidden/>
              </w:rPr>
              <w:fldChar w:fldCharType="end"/>
            </w:r>
          </w:hyperlink>
        </w:p>
        <w:p w14:paraId="61BCC3C3" w14:textId="77777777" w:rsidR="00BB3481" w:rsidRDefault="00BB3481">
          <w:r>
            <w:rPr>
              <w:b/>
              <w:bCs/>
              <w:noProof/>
            </w:rPr>
            <w:fldChar w:fldCharType="end"/>
          </w:r>
        </w:p>
      </w:sdtContent>
    </w:sdt>
    <w:p w14:paraId="21AEF97E" w14:textId="77777777" w:rsidR="00B1262F" w:rsidRDefault="00B1262F"/>
    <w:p w14:paraId="50A60E98" w14:textId="77777777" w:rsidR="005E4EDF" w:rsidRDefault="005E4EDF"/>
    <w:p w14:paraId="0D8AC36D" w14:textId="77777777" w:rsidR="005E4EDF" w:rsidRDefault="005E4EDF"/>
    <w:p w14:paraId="1F77D6C9" w14:textId="77777777" w:rsidR="005E4EDF" w:rsidRDefault="005E4EDF"/>
    <w:p w14:paraId="53779A9C" w14:textId="77777777" w:rsidR="005E4EDF" w:rsidRDefault="005E4EDF"/>
    <w:p w14:paraId="2E73385A" w14:textId="77777777" w:rsidR="005E4EDF" w:rsidRDefault="005E4EDF"/>
    <w:p w14:paraId="15459AD5" w14:textId="77777777" w:rsidR="005E4EDF" w:rsidRDefault="005E4EDF"/>
    <w:p w14:paraId="2A519175" w14:textId="77777777" w:rsidR="005E4EDF" w:rsidRDefault="005E4EDF"/>
    <w:p w14:paraId="1645F233" w14:textId="77777777" w:rsidR="005E4EDF" w:rsidRDefault="005E4EDF"/>
    <w:p w14:paraId="4270D526" w14:textId="77777777" w:rsidR="00751603" w:rsidRDefault="00751603"/>
    <w:p w14:paraId="641634C0" w14:textId="77777777" w:rsidR="00751603" w:rsidRDefault="00751603"/>
    <w:p w14:paraId="146946F4" w14:textId="77777777" w:rsidR="00EE4AFC" w:rsidRDefault="00EE4AFC"/>
    <w:p w14:paraId="25D3A980" w14:textId="77777777" w:rsidR="00EE4AFC" w:rsidRDefault="00EE4AFC"/>
    <w:p w14:paraId="441A6971" w14:textId="77777777" w:rsidR="00EE4AFC" w:rsidRDefault="00EE4AFC"/>
    <w:p w14:paraId="1CED0D18" w14:textId="77777777" w:rsidR="00AD0192" w:rsidRDefault="00AD0192"/>
    <w:p w14:paraId="433B225C" w14:textId="77777777" w:rsidR="00AD0192" w:rsidRDefault="00AD0192"/>
    <w:p w14:paraId="4EA1EC1A" w14:textId="77777777" w:rsidR="00AD0192" w:rsidRDefault="00AD0192"/>
    <w:p w14:paraId="34EB82A1" w14:textId="77777777" w:rsidR="00AD0192" w:rsidRDefault="00AD0192"/>
    <w:p w14:paraId="444BFB01" w14:textId="77777777" w:rsidR="00EE4AFC" w:rsidRDefault="00EE4AFC"/>
    <w:p w14:paraId="31E91EDE" w14:textId="77777777" w:rsidR="00BD00C1" w:rsidRPr="00B9411F" w:rsidRDefault="00BD00C1" w:rsidP="004178AD">
      <w:pPr>
        <w:pStyle w:val="Heading1"/>
      </w:pPr>
      <w:bookmarkStart w:id="0" w:name="_Toc341313567"/>
      <w:bookmarkStart w:id="1" w:name="_Toc341357919"/>
      <w:bookmarkStart w:id="2" w:name="_Toc374011763"/>
      <w:bookmarkStart w:id="3" w:name="_Toc417995046"/>
      <w:r w:rsidRPr="00B9411F">
        <w:t>Revision Sheet</w:t>
      </w:r>
      <w:bookmarkEnd w:id="0"/>
      <w:bookmarkEnd w:id="1"/>
      <w:bookmarkEnd w:id="2"/>
      <w:bookmarkEnd w:id="3"/>
    </w:p>
    <w:p w14:paraId="57520BC1" w14:textId="77777777" w:rsidR="00BD00C1" w:rsidRPr="006B02D3" w:rsidRDefault="00BD00C1" w:rsidP="00BD00C1">
      <w:pPr>
        <w:pStyle w:val="Heading4MS"/>
      </w:pPr>
      <w:r w:rsidRPr="006B02D3">
        <w:t>Contributors</w:t>
      </w:r>
    </w:p>
    <w:tbl>
      <w:tblPr>
        <w:tblStyle w:val="MSTableStyle2"/>
        <w:tblW w:w="5000" w:type="pct"/>
        <w:tblLook w:val="04A0" w:firstRow="1" w:lastRow="0" w:firstColumn="1" w:lastColumn="0" w:noHBand="0" w:noVBand="1"/>
      </w:tblPr>
      <w:tblGrid>
        <w:gridCol w:w="2117"/>
        <w:gridCol w:w="6909"/>
      </w:tblGrid>
      <w:tr w:rsidR="00BD00C1" w:rsidRPr="006B02D3" w14:paraId="6D3A5DB5" w14:textId="77777777" w:rsidTr="005A537D">
        <w:trPr>
          <w:cnfStyle w:val="100000000000" w:firstRow="1" w:lastRow="0" w:firstColumn="0" w:lastColumn="0" w:oddVBand="0" w:evenVBand="0" w:oddHBand="0" w:evenHBand="0" w:firstRowFirstColumn="0" w:firstRowLastColumn="0" w:lastRowFirstColumn="0" w:lastRowLastColumn="0"/>
        </w:trPr>
        <w:tc>
          <w:tcPr>
            <w:tcW w:w="1173" w:type="pct"/>
          </w:tcPr>
          <w:p w14:paraId="0199D48B" w14:textId="77777777" w:rsidR="00BD00C1" w:rsidRPr="006B02D3" w:rsidRDefault="00BD00C1" w:rsidP="005A537D">
            <w:pPr>
              <w:pStyle w:val="TableHeadingMS"/>
            </w:pPr>
            <w:r w:rsidRPr="006B02D3">
              <w:t>Name</w:t>
            </w:r>
          </w:p>
        </w:tc>
        <w:tc>
          <w:tcPr>
            <w:tcW w:w="3827" w:type="pct"/>
          </w:tcPr>
          <w:p w14:paraId="057B7B6B" w14:textId="77777777" w:rsidR="00BD00C1" w:rsidRPr="006B02D3" w:rsidRDefault="00BD00C1" w:rsidP="005A537D">
            <w:pPr>
              <w:pStyle w:val="TableHeadingMS"/>
            </w:pPr>
            <w:r w:rsidRPr="006B02D3">
              <w:t>Position</w:t>
            </w:r>
          </w:p>
        </w:tc>
      </w:tr>
      <w:tr w:rsidR="00BD00C1" w:rsidRPr="006B02D3" w14:paraId="029DD512" w14:textId="77777777" w:rsidTr="005A537D">
        <w:trPr>
          <w:cnfStyle w:val="000000100000" w:firstRow="0" w:lastRow="0" w:firstColumn="0" w:lastColumn="0" w:oddVBand="0" w:evenVBand="0" w:oddHBand="1" w:evenHBand="0" w:firstRowFirstColumn="0" w:firstRowLastColumn="0" w:lastRowFirstColumn="0" w:lastRowLastColumn="0"/>
        </w:trPr>
        <w:tc>
          <w:tcPr>
            <w:tcW w:w="1173" w:type="pct"/>
          </w:tcPr>
          <w:p w14:paraId="7329EA09" w14:textId="77777777" w:rsidR="00BD00C1" w:rsidRPr="006B02D3" w:rsidRDefault="00BD00C1" w:rsidP="005A537D">
            <w:pPr>
              <w:pStyle w:val="TableTextMS"/>
            </w:pPr>
            <w:r>
              <w:t>Narendra Magare</w:t>
            </w:r>
          </w:p>
        </w:tc>
        <w:tc>
          <w:tcPr>
            <w:tcW w:w="3827" w:type="pct"/>
          </w:tcPr>
          <w:p w14:paraId="2A0450D5" w14:textId="77777777" w:rsidR="00BD00C1" w:rsidRPr="006B02D3" w:rsidRDefault="00BD00C1" w:rsidP="005A537D">
            <w:pPr>
              <w:pStyle w:val="TableTextMS"/>
            </w:pPr>
            <w:r>
              <w:t>Initial draft</w:t>
            </w:r>
          </w:p>
        </w:tc>
      </w:tr>
      <w:tr w:rsidR="00BD00C1" w:rsidRPr="006B02D3" w14:paraId="08659C4C" w14:textId="77777777" w:rsidTr="005A537D">
        <w:trPr>
          <w:cnfStyle w:val="000000010000" w:firstRow="0" w:lastRow="0" w:firstColumn="0" w:lastColumn="0" w:oddVBand="0" w:evenVBand="0" w:oddHBand="0" w:evenHBand="1" w:firstRowFirstColumn="0" w:firstRowLastColumn="0" w:lastRowFirstColumn="0" w:lastRowLastColumn="0"/>
        </w:trPr>
        <w:tc>
          <w:tcPr>
            <w:tcW w:w="1173" w:type="pct"/>
          </w:tcPr>
          <w:p w14:paraId="7C03D745" w14:textId="77777777" w:rsidR="00BD00C1" w:rsidRPr="006B02D3" w:rsidRDefault="00BD00C1" w:rsidP="005A537D">
            <w:pPr>
              <w:pStyle w:val="TableTextMS"/>
            </w:pPr>
          </w:p>
        </w:tc>
        <w:tc>
          <w:tcPr>
            <w:tcW w:w="3827" w:type="pct"/>
          </w:tcPr>
          <w:p w14:paraId="3A667A10" w14:textId="77777777" w:rsidR="00BD00C1" w:rsidRPr="006B02D3" w:rsidRDefault="00BD00C1" w:rsidP="005A537D">
            <w:pPr>
              <w:pStyle w:val="TableTextMS"/>
            </w:pPr>
          </w:p>
        </w:tc>
      </w:tr>
    </w:tbl>
    <w:p w14:paraId="3D29B2FA" w14:textId="77777777" w:rsidR="00B1262F" w:rsidRDefault="00B1262F"/>
    <w:p w14:paraId="03C3F079" w14:textId="77777777" w:rsidR="00B1262F" w:rsidRDefault="00B1262F"/>
    <w:p w14:paraId="0EED08A8" w14:textId="77777777" w:rsidR="00EE4AFC" w:rsidRDefault="00EE4AFC"/>
    <w:p w14:paraId="3671DF70" w14:textId="77777777" w:rsidR="00EE4AFC" w:rsidRDefault="00EE4AFC"/>
    <w:p w14:paraId="49958D53" w14:textId="77777777" w:rsidR="00EE4AFC" w:rsidRDefault="00EE4AFC"/>
    <w:p w14:paraId="095B877E" w14:textId="77777777" w:rsidR="00EE4AFC" w:rsidRDefault="00EE4AFC"/>
    <w:p w14:paraId="17699430" w14:textId="77777777" w:rsidR="00EE4AFC" w:rsidRDefault="00EE4AFC"/>
    <w:p w14:paraId="4866BDBE" w14:textId="77777777" w:rsidR="00EE4AFC" w:rsidRDefault="00EE4AFC"/>
    <w:p w14:paraId="288A06BB" w14:textId="77777777" w:rsidR="00EE4AFC" w:rsidRDefault="00EE4AFC"/>
    <w:p w14:paraId="5230EC34" w14:textId="77777777" w:rsidR="00EE4AFC" w:rsidRDefault="00EE4AFC"/>
    <w:p w14:paraId="39E2708A" w14:textId="77777777" w:rsidR="00EE4AFC" w:rsidRDefault="00EE4AFC"/>
    <w:p w14:paraId="3F043C51" w14:textId="77777777" w:rsidR="00EE4AFC" w:rsidRDefault="00EE4AFC"/>
    <w:p w14:paraId="208AD5A1" w14:textId="77777777" w:rsidR="00EE4AFC" w:rsidRDefault="00EE4AFC"/>
    <w:p w14:paraId="0932520A" w14:textId="77777777" w:rsidR="00EE4AFC" w:rsidRDefault="00EE4AFC"/>
    <w:p w14:paraId="6A820739" w14:textId="77777777" w:rsidR="00EE4AFC" w:rsidRDefault="00EE4AFC"/>
    <w:p w14:paraId="195BFB63" w14:textId="77777777" w:rsidR="00EE4AFC" w:rsidRDefault="00EE4AFC"/>
    <w:p w14:paraId="78C7CB18" w14:textId="77777777" w:rsidR="00EE4AFC" w:rsidRDefault="00EE4AFC"/>
    <w:p w14:paraId="23C75886" w14:textId="77777777" w:rsidR="00EE4AFC" w:rsidRDefault="00EE4AFC"/>
    <w:p w14:paraId="319BC973" w14:textId="77777777" w:rsidR="00EE4AFC" w:rsidRDefault="00EE4AFC"/>
    <w:p w14:paraId="408C002B" w14:textId="77777777" w:rsidR="00EE4AFC" w:rsidRDefault="00EE4AFC"/>
    <w:p w14:paraId="55EF3EB9" w14:textId="77777777" w:rsidR="00EE4AFC" w:rsidRDefault="00EE4AFC"/>
    <w:p w14:paraId="56461586" w14:textId="77777777" w:rsidR="00EE4AFC" w:rsidRDefault="00EE4AFC"/>
    <w:p w14:paraId="59B4991C" w14:textId="77777777" w:rsidR="00EE4AFC" w:rsidRDefault="00EE4AFC"/>
    <w:p w14:paraId="0062A270" w14:textId="77777777" w:rsidR="00EE4AFC" w:rsidRDefault="00EE4AFC"/>
    <w:p w14:paraId="62FE5F4D" w14:textId="77777777" w:rsidR="00B1262F" w:rsidRDefault="00B1262F"/>
    <w:p w14:paraId="539B0B27" w14:textId="6948B9D6" w:rsidR="00B1262F" w:rsidRDefault="00BD00C1" w:rsidP="004178AD">
      <w:pPr>
        <w:pStyle w:val="Heading1"/>
      </w:pPr>
      <w:bookmarkStart w:id="4" w:name="_Toc417995047"/>
      <w:r>
        <w:t xml:space="preserve">What’s </w:t>
      </w:r>
      <w:r w:rsidR="00EE4AFC">
        <w:t>N</w:t>
      </w:r>
      <w:r>
        <w:t>ew</w:t>
      </w:r>
      <w:bookmarkEnd w:id="4"/>
      <w:r>
        <w:t xml:space="preserve"> </w:t>
      </w:r>
    </w:p>
    <w:p w14:paraId="7E07BAE5" w14:textId="055ADC22" w:rsidR="00263142" w:rsidRDefault="00263142">
      <w:r>
        <w:t>In this new release of the tool</w:t>
      </w:r>
      <w:r w:rsidR="00EE4AFC">
        <w:t>,</w:t>
      </w:r>
      <w:r>
        <w:t xml:space="preserve"> improvements around generating accurate numbers for client side and server side code</w:t>
      </w:r>
      <w:r w:rsidR="000B5734">
        <w:t xml:space="preserve"> are added</w:t>
      </w:r>
      <w:r>
        <w:t>. Client side assessment is improved by adding pattern matching while parsing the file. For Server side code assessment</w:t>
      </w:r>
      <w:r w:rsidR="000B5734">
        <w:t>,</w:t>
      </w:r>
      <w:r>
        <w:t xml:space="preserve"> Roslyn </w:t>
      </w:r>
      <w:r w:rsidR="000B5734">
        <w:t>(</w:t>
      </w:r>
      <w:r w:rsidR="000B5734" w:rsidRPr="00263142">
        <w:t>The .NET Compiler Platform ("Roslyn") provides open-source C# and Visual Basic compilers with rich code analysis APIs.)</w:t>
      </w:r>
      <w:r w:rsidR="000B5734">
        <w:t xml:space="preserve"> is been leveraged. F</w:t>
      </w:r>
      <w:r>
        <w:t>or more information about Roslyn</w:t>
      </w:r>
      <w:r w:rsidR="000B5734">
        <w:t xml:space="preserve">, </w:t>
      </w:r>
      <w:r>
        <w:t xml:space="preserve">visit </w:t>
      </w:r>
      <w:hyperlink r:id="rId12" w:history="1">
        <w:r w:rsidRPr="00024EB5">
          <w:rPr>
            <w:rStyle w:val="Hyperlink"/>
          </w:rPr>
          <w:t>https://github.com/dotnet/roslyn</w:t>
        </w:r>
      </w:hyperlink>
    </w:p>
    <w:p w14:paraId="0999DA55" w14:textId="77777777" w:rsidR="00BD00C1" w:rsidRDefault="001D60B0" w:rsidP="004178AD">
      <w:pPr>
        <w:pStyle w:val="Heading1"/>
      </w:pPr>
      <w:bookmarkStart w:id="5" w:name="_Toc417995048"/>
      <w:r>
        <w:t>Prerequisite</w:t>
      </w:r>
      <w:bookmarkEnd w:id="5"/>
    </w:p>
    <w:p w14:paraId="6E599B29" w14:textId="7ED41718" w:rsidR="00FE0B0A" w:rsidRPr="00FE0B0A" w:rsidRDefault="00FE0B0A">
      <w:r>
        <w:t>To run this tool</w:t>
      </w:r>
      <w:r w:rsidR="000B5734">
        <w:t>,</w:t>
      </w:r>
      <w:r>
        <w:t xml:space="preserve"> you do</w:t>
      </w:r>
      <w:r w:rsidR="000B5734">
        <w:t xml:space="preserve"> </w:t>
      </w:r>
      <w:r>
        <w:t>n</w:t>
      </w:r>
      <w:r w:rsidR="000B5734">
        <w:t>o</w:t>
      </w:r>
      <w:r>
        <w:t xml:space="preserve">t need to have active CRM instance. This is </w:t>
      </w:r>
      <w:r w:rsidR="00FF2584">
        <w:t xml:space="preserve">standalone </w:t>
      </w:r>
      <w:r>
        <w:t xml:space="preserve">WPF application and .net framework 4.5 </w:t>
      </w:r>
      <w:r w:rsidR="000B5734">
        <w:t xml:space="preserve">should </w:t>
      </w:r>
      <w:r>
        <w:t xml:space="preserve">be installed. </w:t>
      </w:r>
    </w:p>
    <w:p w14:paraId="7EA25B24" w14:textId="38D6A2EE" w:rsidR="00BD00C1" w:rsidRDefault="001D60B0" w:rsidP="004178AD">
      <w:pPr>
        <w:pStyle w:val="Heading1"/>
      </w:pPr>
      <w:bookmarkStart w:id="6" w:name="_Toc417995049"/>
      <w:r>
        <w:t xml:space="preserve">How to </w:t>
      </w:r>
      <w:r w:rsidR="000B5734">
        <w:t>U</w:t>
      </w:r>
      <w:r>
        <w:t>se</w:t>
      </w:r>
      <w:bookmarkEnd w:id="6"/>
    </w:p>
    <w:p w14:paraId="358F7FF8" w14:textId="77777777" w:rsidR="008648C7" w:rsidRDefault="008648C7" w:rsidP="008648C7">
      <w:r>
        <w:t>The tool can assess below objects for given CRM project</w:t>
      </w:r>
      <w:r w:rsidR="00B00795">
        <w:t>:</w:t>
      </w:r>
    </w:p>
    <w:p w14:paraId="5D2D2BBA" w14:textId="77777777" w:rsidR="008648C7" w:rsidRDefault="008648C7" w:rsidP="008648C7">
      <w:pPr>
        <w:pStyle w:val="ListParagraph"/>
        <w:numPr>
          <w:ilvl w:val="0"/>
          <w:numId w:val="1"/>
        </w:numPr>
      </w:pPr>
      <w:r>
        <w:t>CS files with associated Visual studio project/solution</w:t>
      </w:r>
    </w:p>
    <w:p w14:paraId="28F36839" w14:textId="77777777" w:rsidR="008648C7" w:rsidRDefault="008648C7" w:rsidP="008648C7">
      <w:pPr>
        <w:pStyle w:val="ListParagraph"/>
        <w:numPr>
          <w:ilvl w:val="0"/>
          <w:numId w:val="1"/>
        </w:numPr>
      </w:pPr>
      <w:r>
        <w:t>CRM Customization/Plugin registration xml files (in case of CRM 4)</w:t>
      </w:r>
    </w:p>
    <w:p w14:paraId="1CF20A88" w14:textId="77777777" w:rsidR="008648C7" w:rsidRDefault="008648C7" w:rsidP="008648C7">
      <w:pPr>
        <w:pStyle w:val="ListParagraph"/>
        <w:numPr>
          <w:ilvl w:val="0"/>
          <w:numId w:val="1"/>
        </w:numPr>
      </w:pPr>
      <w:r>
        <w:t>CRM Solution files</w:t>
      </w:r>
    </w:p>
    <w:p w14:paraId="0C8AC340" w14:textId="3A6B794C" w:rsidR="00B00795" w:rsidRDefault="00D37C7A">
      <w:r>
        <w:t xml:space="preserve">The tool is mostly a wizard like flow to get inputs from user, and </w:t>
      </w:r>
      <w:r w:rsidR="00B00795">
        <w:t xml:space="preserve">the </w:t>
      </w:r>
      <w:r>
        <w:t xml:space="preserve">input </w:t>
      </w:r>
      <w:r w:rsidR="00B00795">
        <w:t xml:space="preserve">is </w:t>
      </w:r>
      <w:r>
        <w:t xml:space="preserve">mostly same for various source CRM versions except CRM 4 as source version, in case </w:t>
      </w:r>
      <w:r w:rsidR="00B20929">
        <w:t>CRM</w:t>
      </w:r>
      <w:r>
        <w:t xml:space="preserve"> 4 as source CRM version, the inputs are </w:t>
      </w:r>
      <w:r w:rsidR="00B00795">
        <w:t xml:space="preserve">different </w:t>
      </w:r>
      <w:r>
        <w:t xml:space="preserve">and tool asks for additional inputs such as customization.xml, plugin registration.xml file path etc. </w:t>
      </w:r>
    </w:p>
    <w:p w14:paraId="4271186F" w14:textId="77777777" w:rsidR="00D37C7A" w:rsidRDefault="00B20929">
      <w:r>
        <w:t>CRM</w:t>
      </w:r>
      <w:r w:rsidR="00D37C7A">
        <w:t xml:space="preserve"> 2011 onwards</w:t>
      </w:r>
      <w:r w:rsidR="00B00795">
        <w:t>,</w:t>
      </w:r>
      <w:r w:rsidR="00D37C7A">
        <w:t xml:space="preserve"> it need</w:t>
      </w:r>
      <w:r w:rsidR="00B00795">
        <w:t>s</w:t>
      </w:r>
      <w:r w:rsidR="00D37C7A">
        <w:t xml:space="preserve"> folder path where </w:t>
      </w:r>
      <w:r>
        <w:t>CRM</w:t>
      </w:r>
      <w:r w:rsidR="00D37C7A">
        <w:t xml:space="preserve"> solution (.zip) file is located. Tool supports assessment for multiple solution files but all solution files have to be in same folder</w:t>
      </w:r>
      <w:r w:rsidR="00D37C7A" w:rsidRPr="00D80DE5">
        <w:t xml:space="preserve">. </w:t>
      </w:r>
      <w:r w:rsidR="00D37C7A" w:rsidRPr="002A08E4">
        <w:t>The tool expects unmanaged solution files</w:t>
      </w:r>
      <w:r w:rsidR="00D37C7A" w:rsidRPr="00D80DE5">
        <w:t>.</w:t>
      </w:r>
    </w:p>
    <w:p w14:paraId="07C33E48" w14:textId="77777777" w:rsidR="00D37C7A" w:rsidRDefault="00D37C7A" w:rsidP="00D37C7A">
      <w:r>
        <w:t>In case of server side code assessment, tool expects complete</w:t>
      </w:r>
      <w:r w:rsidR="0045253E">
        <w:t xml:space="preserve"> </w:t>
      </w:r>
      <w:r>
        <w:t>Visual studio project</w:t>
      </w:r>
      <w:r w:rsidR="0045253E">
        <w:t>s</w:t>
      </w:r>
      <w:r>
        <w:t xml:space="preserve"> </w:t>
      </w:r>
      <w:r w:rsidR="0045253E">
        <w:t>or</w:t>
      </w:r>
      <w:r>
        <w:t xml:space="preserve"> sol</w:t>
      </w:r>
      <w:r w:rsidR="0045253E">
        <w:t>utions. Current version of tool supports only C# project files(.csproj).</w:t>
      </w:r>
    </w:p>
    <w:p w14:paraId="68390F78" w14:textId="1BC2A0D3" w:rsidR="000653A8" w:rsidRDefault="0045253E">
      <w:r>
        <w:t xml:space="preserve">For complete assessment of </w:t>
      </w:r>
      <w:r w:rsidR="00B20929">
        <w:t>CRM</w:t>
      </w:r>
      <w:r>
        <w:t xml:space="preserve"> implementation</w:t>
      </w:r>
      <w:r w:rsidR="00B00795">
        <w:t>,</w:t>
      </w:r>
      <w:r>
        <w:t xml:space="preserve"> it is not necessary to provide solution files and related source code files</w:t>
      </w:r>
      <w:r w:rsidR="000653A8">
        <w:t xml:space="preserve"> always</w:t>
      </w:r>
      <w:r>
        <w:t>, if you want to assess only client side objects</w:t>
      </w:r>
      <w:r w:rsidR="00B00795">
        <w:t>,</w:t>
      </w:r>
      <w:r>
        <w:t xml:space="preserve"> you can </w:t>
      </w:r>
      <w:r w:rsidR="00B00795">
        <w:t>leave</w:t>
      </w:r>
      <w:r>
        <w:t xml:space="preserve"> ‘Server side code’ field</w:t>
      </w:r>
      <w:r w:rsidR="00B00795">
        <w:t xml:space="preserve"> </w:t>
      </w:r>
      <w:r>
        <w:t xml:space="preserve">blank and </w:t>
      </w:r>
      <w:r w:rsidR="00B20929">
        <w:t>specify</w:t>
      </w:r>
      <w:r>
        <w:t xml:space="preserve"> solution and related inputs. And if you want to assess only server side code</w:t>
      </w:r>
      <w:r w:rsidR="00B00795">
        <w:t>,</w:t>
      </w:r>
      <w:r>
        <w:t xml:space="preserve"> you </w:t>
      </w:r>
      <w:r w:rsidR="00B00795">
        <w:t xml:space="preserve">need to </w:t>
      </w:r>
      <w:r>
        <w:t>specify ‘server side code’ field value and keep other fields blank.</w:t>
      </w:r>
      <w:r w:rsidR="000653A8">
        <w:t xml:space="preserve"> </w:t>
      </w:r>
    </w:p>
    <w:p w14:paraId="70135B16" w14:textId="77777777" w:rsidR="0045253E" w:rsidRDefault="000653A8" w:rsidP="00D37C7A">
      <w:r>
        <w:t xml:space="preserve">Below sections describe </w:t>
      </w:r>
      <w:r w:rsidR="006A6970">
        <w:t>how you can use the tool to assess upgrades from CRM 4 and CRM 2011</w:t>
      </w:r>
      <w:r w:rsidR="00B00795">
        <w:t>.</w:t>
      </w:r>
    </w:p>
    <w:p w14:paraId="5B7C4263" w14:textId="5F964DDF" w:rsidR="00660930" w:rsidRDefault="00660930" w:rsidP="00660930">
      <w:pPr>
        <w:pStyle w:val="Heading2"/>
        <w:rPr>
          <w:ins w:id="7" w:author="Rich Carr (FEDERAL-CRM)" w:date="2020-02-26T16:05:00Z"/>
        </w:rPr>
      </w:pPr>
      <w:bookmarkStart w:id="8" w:name="_Toc417995050"/>
      <w:ins w:id="9" w:author="Rich Carr (FEDERAL-CRM)" w:date="2020-02-26T16:05:00Z">
        <w:r>
          <w:t>How to Get Started</w:t>
        </w:r>
      </w:ins>
    </w:p>
    <w:p w14:paraId="0AD6317D" w14:textId="77777777" w:rsidR="00377E4C" w:rsidRDefault="00377E4C" w:rsidP="00660930">
      <w:pPr>
        <w:rPr>
          <w:ins w:id="10" w:author="Rich Carr (FEDERAL-CRM)" w:date="2020-02-26T16:06:00Z"/>
        </w:rPr>
      </w:pPr>
    </w:p>
    <w:p w14:paraId="6027D80B" w14:textId="7D9AE1F0" w:rsidR="00660930" w:rsidRDefault="00660930" w:rsidP="00660930">
      <w:pPr>
        <w:rPr>
          <w:ins w:id="11" w:author="Rich Carr (FEDERAL-CRM)" w:date="2020-02-26T16:06:00Z"/>
        </w:rPr>
      </w:pPr>
      <w:ins w:id="12" w:author="Rich Carr (FEDERAL-CRM)" w:date="2020-02-26T16:05:00Z">
        <w:r>
          <w:t>d only for reporting purposes.</w:t>
        </w:r>
      </w:ins>
    </w:p>
    <w:p w14:paraId="28644FED" w14:textId="1072FD36" w:rsidR="00377E4C" w:rsidRDefault="006A1710" w:rsidP="006A1710">
      <w:pPr>
        <w:pStyle w:val="Heading3"/>
        <w:rPr>
          <w:ins w:id="13" w:author="Rich Carr (FEDERAL-CRM)" w:date="2020-02-26T16:07:00Z"/>
        </w:rPr>
        <w:pPrChange w:id="14" w:author="Rich Carr (FEDERAL-CRM)" w:date="2020-02-26T16:07:00Z">
          <w:pPr/>
        </w:pPrChange>
      </w:pPr>
      <w:ins w:id="15" w:author="Rich Carr (FEDERAL-CRM)" w:date="2020-02-26T16:07:00Z">
        <w:r>
          <w:t>Client Side</w:t>
        </w:r>
      </w:ins>
    </w:p>
    <w:p w14:paraId="1B08406D" w14:textId="77F1FB64" w:rsidR="006A1710" w:rsidRPr="00D81DD2" w:rsidRDefault="006A1710" w:rsidP="00660930">
      <w:pPr>
        <w:rPr>
          <w:ins w:id="16" w:author="Rich Carr (FEDERAL-CRM)" w:date="2020-02-26T16:05:00Z"/>
        </w:rPr>
      </w:pPr>
      <w:ins w:id="17" w:author="Rich Carr (FEDERAL-CRM)" w:date="2020-02-26T16:07:00Z">
        <w:r>
          <w:t>If you are evaluating Client Side requirements, start off by creating a solution</w:t>
        </w:r>
      </w:ins>
      <w:ins w:id="18" w:author="Rich Carr (FEDERAL-CRM)" w:date="2020-02-26T16:08:00Z">
        <w:r>
          <w:t xml:space="preserve"> with all of your organizations web resource files.  As you select them, make sure you only select unmanaged files.</w:t>
        </w:r>
        <w:r w:rsidR="00540F10">
          <w:t xml:space="preserve">  Once selected, export the solution </w:t>
        </w:r>
        <w:r w:rsidR="00C70B4C">
          <w:t>for later use by the tool.</w:t>
        </w:r>
      </w:ins>
      <w:bookmarkStart w:id="19" w:name="_GoBack"/>
      <w:bookmarkEnd w:id="19"/>
    </w:p>
    <w:p w14:paraId="7398021A" w14:textId="77777777" w:rsidR="00660930" w:rsidRPr="002E6F7D" w:rsidRDefault="00660930" w:rsidP="00660930">
      <w:pPr>
        <w:rPr>
          <w:ins w:id="20" w:author="Rich Carr (FEDERAL-CRM)" w:date="2020-02-26T16:05:00Z"/>
        </w:rPr>
      </w:pPr>
    </w:p>
    <w:p w14:paraId="319A5BCC" w14:textId="4A1FF8D1" w:rsidR="00D81DD2" w:rsidRDefault="00692483" w:rsidP="008648C7">
      <w:pPr>
        <w:pStyle w:val="Heading2"/>
      </w:pPr>
      <w:r>
        <w:t xml:space="preserve">Source CRM </w:t>
      </w:r>
      <w:r w:rsidR="001D60B0">
        <w:t>4.0</w:t>
      </w:r>
      <w:bookmarkEnd w:id="8"/>
    </w:p>
    <w:p w14:paraId="09C05DE1" w14:textId="77777777" w:rsidR="008648C7" w:rsidRPr="00D81DD2" w:rsidRDefault="00C829B2" w:rsidP="00D6111F">
      <w:r w:rsidRPr="00C829B2">
        <w:t>If you are assessing CRM 4 implementation</w:t>
      </w:r>
      <w:r w:rsidR="00B00795">
        <w:t>,</w:t>
      </w:r>
      <w:r w:rsidR="008648C7">
        <w:t xml:space="preserve"> you can specify below inputs to the tool</w:t>
      </w:r>
      <w:r w:rsidR="002C25E7">
        <w:t>. Customer details specified here are used only for reporting purposes.</w:t>
      </w:r>
    </w:p>
    <w:p w14:paraId="33DE4021" w14:textId="77777777" w:rsidR="002E6F7D" w:rsidRPr="002E6F7D" w:rsidRDefault="002E6F7D" w:rsidP="00D6111F"/>
    <w:p w14:paraId="704EFF16" w14:textId="77777777" w:rsidR="00B916F2" w:rsidRDefault="002E6F7D" w:rsidP="002E6F7D">
      <w:pPr>
        <w:pStyle w:val="Heading3"/>
      </w:pPr>
      <w:bookmarkStart w:id="21" w:name="_Toc417995051"/>
      <w:r>
        <w:t>CRM Versions</w:t>
      </w:r>
      <w:bookmarkEnd w:id="21"/>
      <w:r w:rsidR="00C27850">
        <w:br/>
      </w:r>
    </w:p>
    <w:p w14:paraId="1C0A08EB" w14:textId="2055EBA9" w:rsidR="002E6F7D" w:rsidRDefault="00C33F0C">
      <w:pPr>
        <w:keepNext/>
      </w:pPr>
      <w:r>
        <w:rPr>
          <w:noProof/>
          <w:lang w:eastAsia="en-IN"/>
        </w:rPr>
        <w:drawing>
          <wp:inline distT="0" distB="0" distL="0" distR="0" wp14:anchorId="264FF4C9" wp14:editId="646E98E3">
            <wp:extent cx="5731510" cy="4028440"/>
            <wp:effectExtent l="19050" t="19050" r="2159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28440"/>
                    </a:xfrm>
                    <a:prstGeom prst="rect">
                      <a:avLst/>
                    </a:prstGeom>
                    <a:ln>
                      <a:solidFill>
                        <a:schemeClr val="accent1"/>
                      </a:solidFill>
                    </a:ln>
                  </pic:spPr>
                </pic:pic>
              </a:graphicData>
            </a:graphic>
          </wp:inline>
        </w:drawing>
      </w:r>
    </w:p>
    <w:p w14:paraId="4D7202F9" w14:textId="77777777" w:rsidR="00D52590" w:rsidRDefault="00884706" w:rsidP="00884706">
      <w:pPr>
        <w:pStyle w:val="Caption"/>
        <w:rPr>
          <w:noProof/>
        </w:rPr>
      </w:pPr>
      <w:r>
        <w:t xml:space="preserve">Figure </w:t>
      </w:r>
      <w:r w:rsidR="005C4E89">
        <w:fldChar w:fldCharType="begin"/>
      </w:r>
      <w:r w:rsidR="005C4E89">
        <w:instrText xml:space="preserve"> SEQ Figure \* ARABIC </w:instrText>
      </w:r>
      <w:r w:rsidR="005C4E89">
        <w:fldChar w:fldCharType="separate"/>
      </w:r>
      <w:r w:rsidR="003E41D7">
        <w:rPr>
          <w:noProof/>
        </w:rPr>
        <w:t>1</w:t>
      </w:r>
      <w:r w:rsidR="005C4E89">
        <w:rPr>
          <w:noProof/>
        </w:rPr>
        <w:fldChar w:fldCharType="end"/>
      </w:r>
      <w:r w:rsidR="00B00795">
        <w:rPr>
          <w:noProof/>
        </w:rPr>
        <w:t xml:space="preserve"> – CRM</w:t>
      </w:r>
      <w:r w:rsidR="00A56814">
        <w:rPr>
          <w:noProof/>
        </w:rPr>
        <w:t xml:space="preserve"> Versions</w:t>
      </w:r>
    </w:p>
    <w:p w14:paraId="4804D445" w14:textId="0EF7B464" w:rsidR="00884706" w:rsidRDefault="00D52590" w:rsidP="00FD4C25">
      <w:pPr>
        <w:pStyle w:val="Heading4"/>
        <w:rPr>
          <w:noProof/>
        </w:rPr>
      </w:pPr>
      <w:r>
        <w:rPr>
          <w:noProof/>
        </w:rPr>
        <w:t>Fields on the screen</w:t>
      </w:r>
      <w:r w:rsidR="00B00795">
        <w:rPr>
          <w:noProof/>
        </w:rPr>
        <w:t xml:space="preserve"> </w:t>
      </w:r>
    </w:p>
    <w:p w14:paraId="57C53987" w14:textId="77777777" w:rsidR="00D52590" w:rsidRPr="00D52590" w:rsidRDefault="00D52590" w:rsidP="00FD4C25"/>
    <w:tbl>
      <w:tblPr>
        <w:tblStyle w:val="GridTable4-Accent1"/>
        <w:tblW w:w="0" w:type="auto"/>
        <w:tblLook w:val="04A0" w:firstRow="1" w:lastRow="0" w:firstColumn="1" w:lastColumn="0" w:noHBand="0" w:noVBand="1"/>
      </w:tblPr>
      <w:tblGrid>
        <w:gridCol w:w="767"/>
        <w:gridCol w:w="1936"/>
        <w:gridCol w:w="4805"/>
        <w:gridCol w:w="1508"/>
      </w:tblGrid>
      <w:tr w:rsidR="002A64FF" w:rsidRPr="00EA2BF5" w14:paraId="5CBF7B1F" w14:textId="77777777" w:rsidTr="00626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14:paraId="7C503E0B" w14:textId="77777777" w:rsidR="002A64FF" w:rsidRPr="00967738" w:rsidRDefault="002A64FF">
            <w:pPr>
              <w:rPr>
                <w:b w:val="0"/>
              </w:rPr>
            </w:pPr>
            <w:r w:rsidRPr="00967738">
              <w:rPr>
                <w:b w:val="0"/>
              </w:rPr>
              <w:t>No</w:t>
            </w:r>
          </w:p>
        </w:tc>
        <w:tc>
          <w:tcPr>
            <w:tcW w:w="1936" w:type="dxa"/>
          </w:tcPr>
          <w:p w14:paraId="2D692A2D" w14:textId="77777777" w:rsidR="002A64FF" w:rsidRPr="00EA2BF5" w:rsidRDefault="002A64FF">
            <w:pPr>
              <w:cnfStyle w:val="100000000000" w:firstRow="1" w:lastRow="0" w:firstColumn="0" w:lastColumn="0" w:oddVBand="0" w:evenVBand="0" w:oddHBand="0" w:evenHBand="0" w:firstRowFirstColumn="0" w:firstRowLastColumn="0" w:lastRowFirstColumn="0" w:lastRowLastColumn="0"/>
              <w:rPr>
                <w:b w:val="0"/>
              </w:rPr>
            </w:pPr>
            <w:r w:rsidRPr="00EA2BF5">
              <w:rPr>
                <w:b w:val="0"/>
              </w:rPr>
              <w:t>Field</w:t>
            </w:r>
          </w:p>
        </w:tc>
        <w:tc>
          <w:tcPr>
            <w:tcW w:w="4805" w:type="dxa"/>
          </w:tcPr>
          <w:p w14:paraId="3683D5B1" w14:textId="77777777" w:rsidR="002A64FF" w:rsidRPr="00EA2BF5" w:rsidRDefault="002A64FF">
            <w:pP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508" w:type="dxa"/>
          </w:tcPr>
          <w:p w14:paraId="7AA9BCDE" w14:textId="77777777" w:rsidR="002A64FF" w:rsidRPr="00EA2BF5" w:rsidRDefault="002A64FF">
            <w:pPr>
              <w:cnfStyle w:val="100000000000" w:firstRow="1" w:lastRow="0" w:firstColumn="0" w:lastColumn="0" w:oddVBand="0" w:evenVBand="0" w:oddHBand="0" w:evenHBand="0" w:firstRowFirstColumn="0" w:firstRowLastColumn="0" w:lastRowFirstColumn="0" w:lastRowLastColumn="0"/>
              <w:rPr>
                <w:b w:val="0"/>
              </w:rPr>
            </w:pPr>
            <w:r w:rsidRPr="00EA2BF5">
              <w:rPr>
                <w:b w:val="0"/>
              </w:rPr>
              <w:t>Requirement</w:t>
            </w:r>
          </w:p>
        </w:tc>
      </w:tr>
      <w:tr w:rsidR="002A64FF" w14:paraId="3A0D1333" w14:textId="77777777" w:rsidTr="0062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14:paraId="38E33273" w14:textId="77777777" w:rsidR="002A64FF" w:rsidRPr="00967738" w:rsidRDefault="002A64FF">
            <w:pPr>
              <w:rPr>
                <w:b w:val="0"/>
              </w:rPr>
            </w:pPr>
            <w:r w:rsidRPr="00967738">
              <w:rPr>
                <w:b w:val="0"/>
              </w:rPr>
              <w:t>1</w:t>
            </w:r>
          </w:p>
        </w:tc>
        <w:tc>
          <w:tcPr>
            <w:tcW w:w="1936" w:type="dxa"/>
          </w:tcPr>
          <w:p w14:paraId="7F13259D" w14:textId="77777777" w:rsidR="002A64FF" w:rsidRDefault="002A64FF">
            <w:pPr>
              <w:cnfStyle w:val="000000100000" w:firstRow="0" w:lastRow="0" w:firstColumn="0" w:lastColumn="0" w:oddVBand="0" w:evenVBand="0" w:oddHBand="1" w:evenHBand="0" w:firstRowFirstColumn="0" w:firstRowLastColumn="0" w:lastRowFirstColumn="0" w:lastRowLastColumn="0"/>
            </w:pPr>
            <w:r>
              <w:t>Existing version</w:t>
            </w:r>
          </w:p>
        </w:tc>
        <w:tc>
          <w:tcPr>
            <w:tcW w:w="4805" w:type="dxa"/>
          </w:tcPr>
          <w:p w14:paraId="1C96EEF3" w14:textId="77777777" w:rsidR="002A64FF" w:rsidRDefault="002A64FF" w:rsidP="002A64FF">
            <w:pPr>
              <w:cnfStyle w:val="000000100000" w:firstRow="0" w:lastRow="0" w:firstColumn="0" w:lastColumn="0" w:oddVBand="0" w:evenVBand="0" w:oddHBand="1" w:evenHBand="0" w:firstRowFirstColumn="0" w:firstRowLastColumn="0" w:lastRowFirstColumn="0" w:lastRowLastColumn="0"/>
            </w:pPr>
            <w:r>
              <w:t>This is list of source (current) CRM version</w:t>
            </w:r>
          </w:p>
        </w:tc>
        <w:tc>
          <w:tcPr>
            <w:tcW w:w="1508" w:type="dxa"/>
          </w:tcPr>
          <w:p w14:paraId="65599DF1" w14:textId="77777777" w:rsidR="002A64FF" w:rsidRDefault="002A64FF">
            <w:pPr>
              <w:cnfStyle w:val="000000100000" w:firstRow="0" w:lastRow="0" w:firstColumn="0" w:lastColumn="0" w:oddVBand="0" w:evenVBand="0" w:oddHBand="1" w:evenHBand="0" w:firstRowFirstColumn="0" w:firstRowLastColumn="0" w:lastRowFirstColumn="0" w:lastRowLastColumn="0"/>
            </w:pPr>
            <w:r>
              <w:t>Required</w:t>
            </w:r>
          </w:p>
        </w:tc>
      </w:tr>
      <w:tr w:rsidR="002A64FF" w14:paraId="4BEA5B19" w14:textId="77777777" w:rsidTr="0062680E">
        <w:tc>
          <w:tcPr>
            <w:cnfStyle w:val="001000000000" w:firstRow="0" w:lastRow="0" w:firstColumn="1" w:lastColumn="0" w:oddVBand="0" w:evenVBand="0" w:oddHBand="0" w:evenHBand="0" w:firstRowFirstColumn="0" w:firstRowLastColumn="0" w:lastRowFirstColumn="0" w:lastRowLastColumn="0"/>
            <w:tcW w:w="767" w:type="dxa"/>
          </w:tcPr>
          <w:p w14:paraId="22A64D8B" w14:textId="77777777" w:rsidR="002A64FF" w:rsidRPr="00967738" w:rsidRDefault="002A64FF">
            <w:pPr>
              <w:rPr>
                <w:b w:val="0"/>
              </w:rPr>
            </w:pPr>
            <w:r w:rsidRPr="00967738">
              <w:rPr>
                <w:b w:val="0"/>
              </w:rPr>
              <w:t>2</w:t>
            </w:r>
          </w:p>
        </w:tc>
        <w:tc>
          <w:tcPr>
            <w:tcW w:w="1936" w:type="dxa"/>
          </w:tcPr>
          <w:p w14:paraId="60F981F2" w14:textId="77777777" w:rsidR="002A64FF" w:rsidRDefault="002A64FF">
            <w:pPr>
              <w:cnfStyle w:val="000000000000" w:firstRow="0" w:lastRow="0" w:firstColumn="0" w:lastColumn="0" w:oddVBand="0" w:evenVBand="0" w:oddHBand="0" w:evenHBand="0" w:firstRowFirstColumn="0" w:firstRowLastColumn="0" w:lastRowFirstColumn="0" w:lastRowLastColumn="0"/>
            </w:pPr>
            <w:r>
              <w:t>Upgrade version</w:t>
            </w:r>
          </w:p>
        </w:tc>
        <w:tc>
          <w:tcPr>
            <w:tcW w:w="4805" w:type="dxa"/>
          </w:tcPr>
          <w:p w14:paraId="5EFB0072" w14:textId="77777777" w:rsidR="002A64FF" w:rsidRDefault="002A64FF" w:rsidP="002A64FF">
            <w:pPr>
              <w:cnfStyle w:val="000000000000" w:firstRow="0" w:lastRow="0" w:firstColumn="0" w:lastColumn="0" w:oddVBand="0" w:evenVBand="0" w:oddHBand="0" w:evenHBand="0" w:firstRowFirstColumn="0" w:firstRowLastColumn="0" w:lastRowFirstColumn="0" w:lastRowLastColumn="0"/>
            </w:pPr>
            <w:r>
              <w:t>List of CRM versions to which you want to upgrade</w:t>
            </w:r>
          </w:p>
        </w:tc>
        <w:tc>
          <w:tcPr>
            <w:tcW w:w="1508" w:type="dxa"/>
          </w:tcPr>
          <w:p w14:paraId="5E4D05F4" w14:textId="77777777" w:rsidR="002A64FF" w:rsidRDefault="002A64FF">
            <w:pPr>
              <w:cnfStyle w:val="000000000000" w:firstRow="0" w:lastRow="0" w:firstColumn="0" w:lastColumn="0" w:oddVBand="0" w:evenVBand="0" w:oddHBand="0" w:evenHBand="0" w:firstRowFirstColumn="0" w:firstRowLastColumn="0" w:lastRowFirstColumn="0" w:lastRowLastColumn="0"/>
            </w:pPr>
            <w:r>
              <w:t>Required</w:t>
            </w:r>
          </w:p>
        </w:tc>
      </w:tr>
      <w:tr w:rsidR="002A64FF" w14:paraId="1858EE28" w14:textId="77777777" w:rsidTr="0062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14:paraId="78B5B8C7" w14:textId="77777777" w:rsidR="002A64FF" w:rsidRPr="00967738" w:rsidRDefault="002A64FF">
            <w:pPr>
              <w:rPr>
                <w:b w:val="0"/>
              </w:rPr>
            </w:pPr>
            <w:r>
              <w:rPr>
                <w:b w:val="0"/>
              </w:rPr>
              <w:t>3</w:t>
            </w:r>
          </w:p>
        </w:tc>
        <w:tc>
          <w:tcPr>
            <w:tcW w:w="1936" w:type="dxa"/>
          </w:tcPr>
          <w:p w14:paraId="6E7E9D4E" w14:textId="77777777" w:rsidR="002A64FF" w:rsidRDefault="002A64FF">
            <w:pPr>
              <w:cnfStyle w:val="000000100000" w:firstRow="0" w:lastRow="0" w:firstColumn="0" w:lastColumn="0" w:oddVBand="0" w:evenVBand="0" w:oddHBand="1" w:evenHBand="0" w:firstRowFirstColumn="0" w:firstRowLastColumn="0" w:lastRowFirstColumn="0" w:lastRowLastColumn="0"/>
            </w:pPr>
            <w:r>
              <w:t>Name</w:t>
            </w:r>
          </w:p>
        </w:tc>
        <w:tc>
          <w:tcPr>
            <w:tcW w:w="4805" w:type="dxa"/>
          </w:tcPr>
          <w:p w14:paraId="0A65B2A6" w14:textId="77777777" w:rsidR="002A64FF" w:rsidRDefault="002A64FF" w:rsidP="002A64FF">
            <w:pPr>
              <w:cnfStyle w:val="000000100000" w:firstRow="0" w:lastRow="0" w:firstColumn="0" w:lastColumn="0" w:oddVBand="0" w:evenVBand="0" w:oddHBand="1" w:evenHBand="0" w:firstRowFirstColumn="0" w:firstRowLastColumn="0" w:lastRowFirstColumn="0" w:lastRowLastColumn="0"/>
            </w:pPr>
            <w:r>
              <w:t>Name of customer</w:t>
            </w:r>
          </w:p>
        </w:tc>
        <w:tc>
          <w:tcPr>
            <w:tcW w:w="1508" w:type="dxa"/>
          </w:tcPr>
          <w:p w14:paraId="7A8340C6" w14:textId="77777777" w:rsidR="002A64FF" w:rsidRDefault="002A64FF">
            <w:pPr>
              <w:cnfStyle w:val="000000100000" w:firstRow="0" w:lastRow="0" w:firstColumn="0" w:lastColumn="0" w:oddVBand="0" w:evenVBand="0" w:oddHBand="1" w:evenHBand="0" w:firstRowFirstColumn="0" w:firstRowLastColumn="0" w:lastRowFirstColumn="0" w:lastRowLastColumn="0"/>
            </w:pPr>
            <w:r>
              <w:t>Optional</w:t>
            </w:r>
          </w:p>
        </w:tc>
      </w:tr>
      <w:tr w:rsidR="002A64FF" w14:paraId="063E45B2" w14:textId="77777777" w:rsidTr="0062680E">
        <w:tc>
          <w:tcPr>
            <w:cnfStyle w:val="001000000000" w:firstRow="0" w:lastRow="0" w:firstColumn="1" w:lastColumn="0" w:oddVBand="0" w:evenVBand="0" w:oddHBand="0" w:evenHBand="0" w:firstRowFirstColumn="0" w:firstRowLastColumn="0" w:lastRowFirstColumn="0" w:lastRowLastColumn="0"/>
            <w:tcW w:w="767" w:type="dxa"/>
          </w:tcPr>
          <w:p w14:paraId="26B542AF" w14:textId="77777777" w:rsidR="002A64FF" w:rsidRPr="00967738" w:rsidRDefault="002A64FF">
            <w:pPr>
              <w:rPr>
                <w:b w:val="0"/>
              </w:rPr>
            </w:pPr>
            <w:r>
              <w:rPr>
                <w:b w:val="0"/>
              </w:rPr>
              <w:t>4</w:t>
            </w:r>
          </w:p>
        </w:tc>
        <w:tc>
          <w:tcPr>
            <w:tcW w:w="1936" w:type="dxa"/>
          </w:tcPr>
          <w:p w14:paraId="12CBF85D" w14:textId="77777777" w:rsidR="002A64FF" w:rsidRDefault="002A64FF">
            <w:pPr>
              <w:cnfStyle w:val="000000000000" w:firstRow="0" w:lastRow="0" w:firstColumn="0" w:lastColumn="0" w:oddVBand="0" w:evenVBand="0" w:oddHBand="0" w:evenHBand="0" w:firstRowFirstColumn="0" w:firstRowLastColumn="0" w:lastRowFirstColumn="0" w:lastRowLastColumn="0"/>
            </w:pPr>
            <w:r>
              <w:t>Company Logo</w:t>
            </w:r>
          </w:p>
        </w:tc>
        <w:tc>
          <w:tcPr>
            <w:tcW w:w="4805" w:type="dxa"/>
          </w:tcPr>
          <w:p w14:paraId="3603B185" w14:textId="77777777" w:rsidR="002A64FF" w:rsidRDefault="0062225D">
            <w:pPr>
              <w:cnfStyle w:val="000000000000" w:firstRow="0" w:lastRow="0" w:firstColumn="0" w:lastColumn="0" w:oddVBand="0" w:evenVBand="0" w:oddHBand="0" w:evenHBand="0" w:firstRowFirstColumn="0" w:firstRowLastColumn="0" w:lastRowFirstColumn="0" w:lastRowLastColumn="0"/>
            </w:pPr>
            <w:r>
              <w:t>Customer company logo image file</w:t>
            </w:r>
          </w:p>
        </w:tc>
        <w:tc>
          <w:tcPr>
            <w:tcW w:w="1508" w:type="dxa"/>
          </w:tcPr>
          <w:p w14:paraId="46BE1BD3" w14:textId="77777777" w:rsidR="002A64FF" w:rsidRDefault="002A64FF">
            <w:pPr>
              <w:cnfStyle w:val="000000000000" w:firstRow="0" w:lastRow="0" w:firstColumn="0" w:lastColumn="0" w:oddVBand="0" w:evenVBand="0" w:oddHBand="0" w:evenHBand="0" w:firstRowFirstColumn="0" w:firstRowLastColumn="0" w:lastRowFirstColumn="0" w:lastRowLastColumn="0"/>
            </w:pPr>
            <w:r>
              <w:t>Optional</w:t>
            </w:r>
          </w:p>
        </w:tc>
      </w:tr>
      <w:tr w:rsidR="002A64FF" w14:paraId="2D9266E6" w14:textId="77777777" w:rsidTr="0062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14:paraId="1E04818D" w14:textId="77777777" w:rsidR="002A64FF" w:rsidRPr="00967738" w:rsidRDefault="002A64FF">
            <w:pPr>
              <w:rPr>
                <w:b w:val="0"/>
              </w:rPr>
            </w:pPr>
            <w:r>
              <w:rPr>
                <w:b w:val="0"/>
              </w:rPr>
              <w:t>5</w:t>
            </w:r>
          </w:p>
        </w:tc>
        <w:tc>
          <w:tcPr>
            <w:tcW w:w="1936" w:type="dxa"/>
          </w:tcPr>
          <w:p w14:paraId="2DEAC76E" w14:textId="77777777" w:rsidR="002A64FF" w:rsidRDefault="002A64FF" w:rsidP="00967738">
            <w:pPr>
              <w:cnfStyle w:val="000000100000" w:firstRow="0" w:lastRow="0" w:firstColumn="0" w:lastColumn="0" w:oddVBand="0" w:evenVBand="0" w:oddHBand="1" w:evenHBand="0" w:firstRowFirstColumn="0" w:firstRowLastColumn="0" w:lastRowFirstColumn="0" w:lastRowLastColumn="0"/>
            </w:pPr>
            <w:r>
              <w:t>CRM Application Name</w:t>
            </w:r>
          </w:p>
        </w:tc>
        <w:tc>
          <w:tcPr>
            <w:tcW w:w="4805" w:type="dxa"/>
          </w:tcPr>
          <w:p w14:paraId="22F18C32" w14:textId="77777777" w:rsidR="002A64FF" w:rsidRDefault="0062225D">
            <w:pPr>
              <w:cnfStyle w:val="000000100000" w:firstRow="0" w:lastRow="0" w:firstColumn="0" w:lastColumn="0" w:oddVBand="0" w:evenVBand="0" w:oddHBand="1" w:evenHBand="0" w:firstRowFirstColumn="0" w:firstRowLastColumn="0" w:lastRowFirstColumn="0" w:lastRowLastColumn="0"/>
            </w:pPr>
            <w:r>
              <w:t xml:space="preserve">Customers </w:t>
            </w:r>
            <w:r w:rsidR="00A61F23">
              <w:t>CRM</w:t>
            </w:r>
            <w:r>
              <w:t xml:space="preserve"> application name being assed</w:t>
            </w:r>
          </w:p>
        </w:tc>
        <w:tc>
          <w:tcPr>
            <w:tcW w:w="1508" w:type="dxa"/>
          </w:tcPr>
          <w:p w14:paraId="279C2DB6" w14:textId="77777777" w:rsidR="002A64FF" w:rsidRDefault="002A64FF">
            <w:pPr>
              <w:cnfStyle w:val="000000100000" w:firstRow="0" w:lastRow="0" w:firstColumn="0" w:lastColumn="0" w:oddVBand="0" w:evenVBand="0" w:oddHBand="1" w:evenHBand="0" w:firstRowFirstColumn="0" w:firstRowLastColumn="0" w:lastRowFirstColumn="0" w:lastRowLastColumn="0"/>
            </w:pPr>
            <w:r>
              <w:t>Optional</w:t>
            </w:r>
          </w:p>
        </w:tc>
      </w:tr>
      <w:tr w:rsidR="002A64FF" w14:paraId="620DBF3D" w14:textId="77777777" w:rsidTr="0062680E">
        <w:tc>
          <w:tcPr>
            <w:cnfStyle w:val="001000000000" w:firstRow="0" w:lastRow="0" w:firstColumn="1" w:lastColumn="0" w:oddVBand="0" w:evenVBand="0" w:oddHBand="0" w:evenHBand="0" w:firstRowFirstColumn="0" w:firstRowLastColumn="0" w:lastRowFirstColumn="0" w:lastRowLastColumn="0"/>
            <w:tcW w:w="767" w:type="dxa"/>
          </w:tcPr>
          <w:p w14:paraId="64825FD7" w14:textId="77777777" w:rsidR="002A64FF" w:rsidRPr="00967738" w:rsidRDefault="002A64FF">
            <w:pPr>
              <w:rPr>
                <w:b w:val="0"/>
              </w:rPr>
            </w:pPr>
            <w:r>
              <w:rPr>
                <w:b w:val="0"/>
              </w:rPr>
              <w:t>6</w:t>
            </w:r>
          </w:p>
        </w:tc>
        <w:tc>
          <w:tcPr>
            <w:tcW w:w="1936" w:type="dxa"/>
          </w:tcPr>
          <w:p w14:paraId="78A3B696" w14:textId="77777777" w:rsidR="002A64FF" w:rsidRDefault="002A64FF" w:rsidP="00967738">
            <w:pPr>
              <w:cnfStyle w:val="000000000000" w:firstRow="0" w:lastRow="0" w:firstColumn="0" w:lastColumn="0" w:oddVBand="0" w:evenVBand="0" w:oddHBand="0" w:evenHBand="0" w:firstRowFirstColumn="0" w:firstRowLastColumn="0" w:lastRowFirstColumn="0" w:lastRowLastColumn="0"/>
            </w:pPr>
            <w:r>
              <w:t>Contact Name</w:t>
            </w:r>
          </w:p>
        </w:tc>
        <w:tc>
          <w:tcPr>
            <w:tcW w:w="4805" w:type="dxa"/>
          </w:tcPr>
          <w:p w14:paraId="3BA07F85" w14:textId="77777777" w:rsidR="002A64FF" w:rsidRDefault="0062225D" w:rsidP="0062225D">
            <w:pPr>
              <w:cnfStyle w:val="000000000000" w:firstRow="0" w:lastRow="0" w:firstColumn="0" w:lastColumn="0" w:oddVBand="0" w:evenVBand="0" w:oddHBand="0" w:evenHBand="0" w:firstRowFirstColumn="0" w:firstRowLastColumn="0" w:lastRowFirstColumn="0" w:lastRowLastColumn="0"/>
            </w:pPr>
            <w:r>
              <w:t>Name of contact person from customer side</w:t>
            </w:r>
          </w:p>
        </w:tc>
        <w:tc>
          <w:tcPr>
            <w:tcW w:w="1508" w:type="dxa"/>
          </w:tcPr>
          <w:p w14:paraId="1748E1DE" w14:textId="77777777" w:rsidR="002A64FF" w:rsidRDefault="002A64FF" w:rsidP="00087151">
            <w:pPr>
              <w:keepNext/>
              <w:cnfStyle w:val="000000000000" w:firstRow="0" w:lastRow="0" w:firstColumn="0" w:lastColumn="0" w:oddVBand="0" w:evenVBand="0" w:oddHBand="0" w:evenHBand="0" w:firstRowFirstColumn="0" w:firstRowLastColumn="0" w:lastRowFirstColumn="0" w:lastRowLastColumn="0"/>
            </w:pPr>
            <w:r>
              <w:t>Optional</w:t>
            </w:r>
          </w:p>
        </w:tc>
      </w:tr>
    </w:tbl>
    <w:p w14:paraId="446E6CD7" w14:textId="56B38D45" w:rsidR="00B00795" w:rsidRDefault="00087151" w:rsidP="00087151">
      <w:pPr>
        <w:pStyle w:val="Caption"/>
      </w:pPr>
      <w:r>
        <w:t>Table 1</w:t>
      </w:r>
    </w:p>
    <w:p w14:paraId="5B523A3D" w14:textId="0C076847" w:rsidR="00B124E8" w:rsidRDefault="00B124E8" w:rsidP="00884706">
      <w:pPr>
        <w:pStyle w:val="Caption"/>
      </w:pPr>
    </w:p>
    <w:p w14:paraId="7C911098" w14:textId="77777777" w:rsidR="00B00795" w:rsidRDefault="00B00795" w:rsidP="00072228"/>
    <w:p w14:paraId="6436A0A3" w14:textId="77777777" w:rsidR="00C27850" w:rsidRDefault="00C27850" w:rsidP="00072228"/>
    <w:p w14:paraId="1EBD6C27" w14:textId="77777777" w:rsidR="00C27850" w:rsidRDefault="00C27850" w:rsidP="00072228"/>
    <w:p w14:paraId="63EACCF6" w14:textId="77777777" w:rsidR="00C27850" w:rsidRDefault="00C27850" w:rsidP="00072228"/>
    <w:p w14:paraId="41C5ED6E" w14:textId="77777777" w:rsidR="00C27850" w:rsidRDefault="00C27850" w:rsidP="00072228"/>
    <w:p w14:paraId="61327CA9" w14:textId="77777777" w:rsidR="00C27850" w:rsidRDefault="00C27850" w:rsidP="00072228"/>
    <w:p w14:paraId="68E54838" w14:textId="77777777" w:rsidR="00C27850" w:rsidRPr="00072228" w:rsidRDefault="00C27850" w:rsidP="00072228"/>
    <w:p w14:paraId="3F106A9B" w14:textId="446F30FB" w:rsidR="00B124E8" w:rsidRDefault="002E6F7D">
      <w:pPr>
        <w:pStyle w:val="Heading3"/>
      </w:pPr>
      <w:bookmarkStart w:id="22" w:name="_Toc417995052"/>
      <w:r>
        <w:t xml:space="preserve">Configuration </w:t>
      </w:r>
      <w:r w:rsidR="00C27850">
        <w:t>F</w:t>
      </w:r>
      <w:r>
        <w:t>iles</w:t>
      </w:r>
      <w:bookmarkEnd w:id="22"/>
    </w:p>
    <w:p w14:paraId="73D6831D" w14:textId="77777777" w:rsidR="00C27850" w:rsidRPr="00072228" w:rsidRDefault="00C27850" w:rsidP="00072228"/>
    <w:p w14:paraId="0770E254" w14:textId="77777777" w:rsidR="008D2AA0" w:rsidRDefault="00C1119F" w:rsidP="008D2AA0">
      <w:pPr>
        <w:keepNext/>
      </w:pPr>
      <w:r>
        <w:rPr>
          <w:noProof/>
          <w:lang w:eastAsia="en-IN"/>
        </w:rPr>
        <w:drawing>
          <wp:inline distT="0" distB="0" distL="0" distR="0" wp14:anchorId="01EC1C74" wp14:editId="5A0C3567">
            <wp:extent cx="5731510" cy="4028440"/>
            <wp:effectExtent l="19050" t="19050" r="215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28440"/>
                    </a:xfrm>
                    <a:prstGeom prst="rect">
                      <a:avLst/>
                    </a:prstGeom>
                    <a:ln>
                      <a:solidFill>
                        <a:schemeClr val="accent1"/>
                      </a:solidFill>
                    </a:ln>
                  </pic:spPr>
                </pic:pic>
              </a:graphicData>
            </a:graphic>
          </wp:inline>
        </w:drawing>
      </w:r>
    </w:p>
    <w:p w14:paraId="10A76E7C" w14:textId="77777777" w:rsidR="00B124E8" w:rsidRDefault="008D2AA0" w:rsidP="008D2AA0">
      <w:pPr>
        <w:pStyle w:val="Caption"/>
      </w:pPr>
      <w:r>
        <w:t xml:space="preserve">Figure </w:t>
      </w:r>
      <w:r w:rsidR="005C4E89">
        <w:fldChar w:fldCharType="begin"/>
      </w:r>
      <w:r w:rsidR="005C4E89">
        <w:instrText xml:space="preserve"> SEQ Figure \* ARABIC </w:instrText>
      </w:r>
      <w:r w:rsidR="005C4E89">
        <w:fldChar w:fldCharType="separate"/>
      </w:r>
      <w:r w:rsidR="003E41D7">
        <w:rPr>
          <w:noProof/>
        </w:rPr>
        <w:t>2</w:t>
      </w:r>
      <w:r w:rsidR="005C4E89">
        <w:rPr>
          <w:noProof/>
        </w:rPr>
        <w:fldChar w:fldCharType="end"/>
      </w:r>
      <w:r w:rsidR="00B00795">
        <w:rPr>
          <w:noProof/>
        </w:rPr>
        <w:t xml:space="preserve"> – Configuration Files</w:t>
      </w:r>
    </w:p>
    <w:p w14:paraId="024646D8" w14:textId="7F509E02" w:rsidR="008D2AA0" w:rsidRPr="008D2AA0" w:rsidRDefault="00EE6112" w:rsidP="008D2AA0">
      <w:r w:rsidRPr="00FD4C25">
        <w:rPr>
          <w:rStyle w:val="Heading4Char"/>
        </w:rPr>
        <w:t>Fields on the Screen</w:t>
      </w:r>
    </w:p>
    <w:tbl>
      <w:tblPr>
        <w:tblStyle w:val="GridTable4-Accent1"/>
        <w:tblW w:w="9677" w:type="dxa"/>
        <w:tblLayout w:type="fixed"/>
        <w:tblLook w:val="04A0" w:firstRow="1" w:lastRow="0" w:firstColumn="1" w:lastColumn="0" w:noHBand="0" w:noVBand="1"/>
      </w:tblPr>
      <w:tblGrid>
        <w:gridCol w:w="688"/>
        <w:gridCol w:w="1737"/>
        <w:gridCol w:w="5508"/>
        <w:gridCol w:w="1744"/>
      </w:tblGrid>
      <w:tr w:rsidR="008D2AA0" w:rsidRPr="00EA2BF5" w14:paraId="362A3E1C" w14:textId="77777777" w:rsidTr="0062680E">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88" w:type="dxa"/>
          </w:tcPr>
          <w:p w14:paraId="5D187DFF" w14:textId="77777777" w:rsidR="008D2AA0" w:rsidRPr="00967738" w:rsidRDefault="008D2AA0" w:rsidP="005A537D">
            <w:pPr>
              <w:rPr>
                <w:b w:val="0"/>
              </w:rPr>
            </w:pPr>
            <w:r w:rsidRPr="00967738">
              <w:rPr>
                <w:b w:val="0"/>
              </w:rPr>
              <w:t>No</w:t>
            </w:r>
          </w:p>
        </w:tc>
        <w:tc>
          <w:tcPr>
            <w:tcW w:w="1737" w:type="dxa"/>
          </w:tcPr>
          <w:p w14:paraId="0FA67BF4" w14:textId="77777777" w:rsidR="008D2AA0" w:rsidRPr="00EA2BF5" w:rsidRDefault="008D2AA0" w:rsidP="005A537D">
            <w:pPr>
              <w:cnfStyle w:val="100000000000" w:firstRow="1" w:lastRow="0" w:firstColumn="0" w:lastColumn="0" w:oddVBand="0" w:evenVBand="0" w:oddHBand="0" w:evenHBand="0" w:firstRowFirstColumn="0" w:firstRowLastColumn="0" w:lastRowFirstColumn="0" w:lastRowLastColumn="0"/>
              <w:rPr>
                <w:b w:val="0"/>
              </w:rPr>
            </w:pPr>
            <w:r w:rsidRPr="00EA2BF5">
              <w:rPr>
                <w:b w:val="0"/>
              </w:rPr>
              <w:t>Field</w:t>
            </w:r>
          </w:p>
        </w:tc>
        <w:tc>
          <w:tcPr>
            <w:tcW w:w="5508" w:type="dxa"/>
          </w:tcPr>
          <w:p w14:paraId="00EE01BB" w14:textId="77777777" w:rsidR="008D2AA0" w:rsidRPr="00EA2BF5" w:rsidRDefault="008D2AA0" w:rsidP="005A537D">
            <w:pP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744" w:type="dxa"/>
          </w:tcPr>
          <w:p w14:paraId="45C51E5A" w14:textId="77777777" w:rsidR="008D2AA0" w:rsidRPr="00EA2BF5" w:rsidRDefault="008D2AA0" w:rsidP="005A537D">
            <w:pPr>
              <w:cnfStyle w:val="100000000000" w:firstRow="1" w:lastRow="0" w:firstColumn="0" w:lastColumn="0" w:oddVBand="0" w:evenVBand="0" w:oddHBand="0" w:evenHBand="0" w:firstRowFirstColumn="0" w:firstRowLastColumn="0" w:lastRowFirstColumn="0" w:lastRowLastColumn="0"/>
              <w:rPr>
                <w:b w:val="0"/>
              </w:rPr>
            </w:pPr>
            <w:r w:rsidRPr="00EA2BF5">
              <w:rPr>
                <w:b w:val="0"/>
              </w:rPr>
              <w:t>Requirement</w:t>
            </w:r>
          </w:p>
        </w:tc>
      </w:tr>
      <w:tr w:rsidR="008D2AA0" w14:paraId="5B929011" w14:textId="77777777" w:rsidTr="0062680E">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88" w:type="dxa"/>
          </w:tcPr>
          <w:p w14:paraId="0D9D8E31" w14:textId="77777777" w:rsidR="008D2AA0" w:rsidRPr="00967738" w:rsidRDefault="008D2AA0" w:rsidP="005A537D">
            <w:pPr>
              <w:rPr>
                <w:b w:val="0"/>
              </w:rPr>
            </w:pPr>
            <w:r w:rsidRPr="00967738">
              <w:rPr>
                <w:b w:val="0"/>
              </w:rPr>
              <w:t>1</w:t>
            </w:r>
          </w:p>
        </w:tc>
        <w:tc>
          <w:tcPr>
            <w:tcW w:w="1737" w:type="dxa"/>
          </w:tcPr>
          <w:p w14:paraId="7064B55B" w14:textId="77777777" w:rsidR="008D2AA0" w:rsidRDefault="008D2AA0" w:rsidP="008D2AA0">
            <w:pPr>
              <w:cnfStyle w:val="000000100000" w:firstRow="0" w:lastRow="0" w:firstColumn="0" w:lastColumn="0" w:oddVBand="0" w:evenVBand="0" w:oddHBand="1" w:evenHBand="0" w:firstRowFirstColumn="0" w:firstRowLastColumn="0" w:lastRowFirstColumn="0" w:lastRowLastColumn="0"/>
            </w:pPr>
            <w:r>
              <w:t>Customization XML Path</w:t>
            </w:r>
          </w:p>
        </w:tc>
        <w:tc>
          <w:tcPr>
            <w:tcW w:w="5508" w:type="dxa"/>
          </w:tcPr>
          <w:p w14:paraId="628E4FCE" w14:textId="77777777" w:rsidR="008D2AA0" w:rsidRDefault="008D2AA0" w:rsidP="005A537D">
            <w:pPr>
              <w:cnfStyle w:val="000000100000" w:firstRow="0" w:lastRow="0" w:firstColumn="0" w:lastColumn="0" w:oddVBand="0" w:evenVBand="0" w:oddHBand="1" w:evenHBand="0" w:firstRowFirstColumn="0" w:firstRowLastColumn="0" w:lastRowFirstColumn="0" w:lastRowLastColumn="0"/>
            </w:pPr>
            <w:r>
              <w:t>Full customization.xml file path (in case of CRM 4 as source)</w:t>
            </w:r>
          </w:p>
        </w:tc>
        <w:tc>
          <w:tcPr>
            <w:tcW w:w="1744" w:type="dxa"/>
          </w:tcPr>
          <w:p w14:paraId="08987379" w14:textId="77777777" w:rsidR="008D2AA0" w:rsidRDefault="008D2AA0" w:rsidP="005A537D">
            <w:pPr>
              <w:cnfStyle w:val="000000100000" w:firstRow="0" w:lastRow="0" w:firstColumn="0" w:lastColumn="0" w:oddVBand="0" w:evenVBand="0" w:oddHBand="1" w:evenHBand="0" w:firstRowFirstColumn="0" w:firstRowLastColumn="0" w:lastRowFirstColumn="0" w:lastRowLastColumn="0"/>
            </w:pPr>
            <w:r>
              <w:t>Optional</w:t>
            </w:r>
          </w:p>
        </w:tc>
      </w:tr>
      <w:tr w:rsidR="008D2AA0" w14:paraId="27812C35" w14:textId="77777777" w:rsidTr="0062680E">
        <w:trPr>
          <w:trHeight w:val="259"/>
        </w:trPr>
        <w:tc>
          <w:tcPr>
            <w:cnfStyle w:val="001000000000" w:firstRow="0" w:lastRow="0" w:firstColumn="1" w:lastColumn="0" w:oddVBand="0" w:evenVBand="0" w:oddHBand="0" w:evenHBand="0" w:firstRowFirstColumn="0" w:firstRowLastColumn="0" w:lastRowFirstColumn="0" w:lastRowLastColumn="0"/>
            <w:tcW w:w="688" w:type="dxa"/>
          </w:tcPr>
          <w:p w14:paraId="20ADD556" w14:textId="77777777" w:rsidR="008D2AA0" w:rsidRPr="00967738" w:rsidRDefault="008D2AA0" w:rsidP="005A537D">
            <w:pPr>
              <w:rPr>
                <w:b w:val="0"/>
              </w:rPr>
            </w:pPr>
            <w:r w:rsidRPr="00967738">
              <w:rPr>
                <w:b w:val="0"/>
              </w:rPr>
              <w:t>2</w:t>
            </w:r>
          </w:p>
        </w:tc>
        <w:tc>
          <w:tcPr>
            <w:tcW w:w="1737" w:type="dxa"/>
          </w:tcPr>
          <w:p w14:paraId="47DE1311" w14:textId="77777777" w:rsidR="008D2AA0" w:rsidRDefault="008D2AA0" w:rsidP="008D2AA0">
            <w:pPr>
              <w:cnfStyle w:val="000000000000" w:firstRow="0" w:lastRow="0" w:firstColumn="0" w:lastColumn="0" w:oddVBand="0" w:evenVBand="0" w:oddHBand="0" w:evenHBand="0" w:firstRowFirstColumn="0" w:firstRowLastColumn="0" w:lastRowFirstColumn="0" w:lastRowLastColumn="0"/>
            </w:pPr>
            <w:r>
              <w:t>Plugin XML Path</w:t>
            </w:r>
          </w:p>
        </w:tc>
        <w:tc>
          <w:tcPr>
            <w:tcW w:w="5508" w:type="dxa"/>
          </w:tcPr>
          <w:p w14:paraId="2D8E5050" w14:textId="77777777" w:rsidR="008D2AA0" w:rsidRDefault="008D2AA0" w:rsidP="008D2AA0">
            <w:pPr>
              <w:cnfStyle w:val="000000000000" w:firstRow="0" w:lastRow="0" w:firstColumn="0" w:lastColumn="0" w:oddVBand="0" w:evenVBand="0" w:oddHBand="0" w:evenHBand="0" w:firstRowFirstColumn="0" w:firstRowLastColumn="0" w:lastRowFirstColumn="0" w:lastRowLastColumn="0"/>
            </w:pPr>
            <w:r>
              <w:t>Plugin registration xml file path</w:t>
            </w:r>
          </w:p>
        </w:tc>
        <w:tc>
          <w:tcPr>
            <w:tcW w:w="1744" w:type="dxa"/>
          </w:tcPr>
          <w:p w14:paraId="47ABDE6F" w14:textId="77777777" w:rsidR="008D2AA0" w:rsidRDefault="008D2AA0" w:rsidP="005A537D">
            <w:pPr>
              <w:cnfStyle w:val="000000000000" w:firstRow="0" w:lastRow="0" w:firstColumn="0" w:lastColumn="0" w:oddVBand="0" w:evenVBand="0" w:oddHBand="0" w:evenHBand="0" w:firstRowFirstColumn="0" w:firstRowLastColumn="0" w:lastRowFirstColumn="0" w:lastRowLastColumn="0"/>
            </w:pPr>
            <w:r>
              <w:t>Optional</w:t>
            </w:r>
          </w:p>
        </w:tc>
      </w:tr>
      <w:tr w:rsidR="008D2AA0" w14:paraId="0D12735B" w14:textId="77777777" w:rsidTr="0062680E">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688" w:type="dxa"/>
          </w:tcPr>
          <w:p w14:paraId="2189A59A" w14:textId="77777777" w:rsidR="008D2AA0" w:rsidRPr="00967738" w:rsidRDefault="008D2AA0" w:rsidP="005A537D">
            <w:pPr>
              <w:rPr>
                <w:b w:val="0"/>
              </w:rPr>
            </w:pPr>
            <w:r>
              <w:rPr>
                <w:b w:val="0"/>
              </w:rPr>
              <w:t>3</w:t>
            </w:r>
          </w:p>
        </w:tc>
        <w:tc>
          <w:tcPr>
            <w:tcW w:w="1737" w:type="dxa"/>
          </w:tcPr>
          <w:p w14:paraId="38A2CF33" w14:textId="77777777" w:rsidR="008D2AA0" w:rsidRDefault="008D2AA0" w:rsidP="005A537D">
            <w:pPr>
              <w:cnfStyle w:val="000000100000" w:firstRow="0" w:lastRow="0" w:firstColumn="0" w:lastColumn="0" w:oddVBand="0" w:evenVBand="0" w:oddHBand="1" w:evenHBand="0" w:firstRowFirstColumn="0" w:firstRowLastColumn="0" w:lastRowFirstColumn="0" w:lastRowLastColumn="0"/>
            </w:pPr>
            <w:r>
              <w:t>Database XML Path</w:t>
            </w:r>
          </w:p>
        </w:tc>
        <w:tc>
          <w:tcPr>
            <w:tcW w:w="5508" w:type="dxa"/>
          </w:tcPr>
          <w:p w14:paraId="58F3B197" w14:textId="77777777" w:rsidR="008D2AA0" w:rsidRDefault="008D2AA0" w:rsidP="005A537D">
            <w:pPr>
              <w:cnfStyle w:val="000000100000" w:firstRow="0" w:lastRow="0" w:firstColumn="0" w:lastColumn="0" w:oddVBand="0" w:evenVBand="0" w:oddHBand="1" w:evenHBand="0" w:firstRowFirstColumn="0" w:firstRowLastColumn="0" w:lastRowFirstColumn="0" w:lastRowLastColumn="0"/>
            </w:pPr>
            <w:r>
              <w:t>Full path of ‘</w:t>
            </w:r>
            <w:r w:rsidRPr="008D2AA0">
              <w:t>DBAssessmentReport</w:t>
            </w:r>
            <w:r>
              <w:t>.xml’ file, this file is generated by DB Assessment tool</w:t>
            </w:r>
          </w:p>
        </w:tc>
        <w:tc>
          <w:tcPr>
            <w:tcW w:w="1744" w:type="dxa"/>
          </w:tcPr>
          <w:p w14:paraId="17F0D46F" w14:textId="77777777" w:rsidR="008D2AA0" w:rsidRDefault="008D2AA0" w:rsidP="005A537D">
            <w:pPr>
              <w:cnfStyle w:val="000000100000" w:firstRow="0" w:lastRow="0" w:firstColumn="0" w:lastColumn="0" w:oddVBand="0" w:evenVBand="0" w:oddHBand="1" w:evenHBand="0" w:firstRowFirstColumn="0" w:firstRowLastColumn="0" w:lastRowFirstColumn="0" w:lastRowLastColumn="0"/>
            </w:pPr>
            <w:r>
              <w:t>Optional</w:t>
            </w:r>
          </w:p>
        </w:tc>
      </w:tr>
      <w:tr w:rsidR="008D2AA0" w14:paraId="77D8C2E2" w14:textId="77777777" w:rsidTr="0062680E">
        <w:trPr>
          <w:trHeight w:val="503"/>
        </w:trPr>
        <w:tc>
          <w:tcPr>
            <w:cnfStyle w:val="001000000000" w:firstRow="0" w:lastRow="0" w:firstColumn="1" w:lastColumn="0" w:oddVBand="0" w:evenVBand="0" w:oddHBand="0" w:evenHBand="0" w:firstRowFirstColumn="0" w:firstRowLastColumn="0" w:lastRowFirstColumn="0" w:lastRowLastColumn="0"/>
            <w:tcW w:w="688" w:type="dxa"/>
          </w:tcPr>
          <w:p w14:paraId="17E0130C" w14:textId="77777777" w:rsidR="008D2AA0" w:rsidRPr="00967738" w:rsidRDefault="008D2AA0" w:rsidP="005A537D">
            <w:pPr>
              <w:rPr>
                <w:b w:val="0"/>
              </w:rPr>
            </w:pPr>
            <w:r>
              <w:rPr>
                <w:b w:val="0"/>
              </w:rPr>
              <w:t>4</w:t>
            </w:r>
          </w:p>
        </w:tc>
        <w:tc>
          <w:tcPr>
            <w:tcW w:w="1737" w:type="dxa"/>
          </w:tcPr>
          <w:p w14:paraId="0A47748D" w14:textId="77777777" w:rsidR="008D2AA0" w:rsidRDefault="008D2AA0" w:rsidP="008D2AA0">
            <w:pPr>
              <w:cnfStyle w:val="000000000000" w:firstRow="0" w:lastRow="0" w:firstColumn="0" w:lastColumn="0" w:oddVBand="0" w:evenVBand="0" w:oddHBand="0" w:evenHBand="0" w:firstRowFirstColumn="0" w:firstRowLastColumn="0" w:lastRowFirstColumn="0" w:lastRowLastColumn="0"/>
            </w:pPr>
            <w:r>
              <w:t>Source Code Path</w:t>
            </w:r>
          </w:p>
        </w:tc>
        <w:tc>
          <w:tcPr>
            <w:tcW w:w="5508" w:type="dxa"/>
          </w:tcPr>
          <w:p w14:paraId="724EF9BF" w14:textId="77777777" w:rsidR="008D2AA0" w:rsidRDefault="008D2AA0" w:rsidP="005A537D">
            <w:pPr>
              <w:cnfStyle w:val="000000000000" w:firstRow="0" w:lastRow="0" w:firstColumn="0" w:lastColumn="0" w:oddVBand="0" w:evenVBand="0" w:oddHBand="0" w:evenHBand="0" w:firstRowFirstColumn="0" w:firstRowLastColumn="0" w:lastRowFirstColumn="0" w:lastRowLastColumn="0"/>
            </w:pPr>
            <w:r>
              <w:t>Path of directory which contains server side code of given CRM implementation</w:t>
            </w:r>
          </w:p>
        </w:tc>
        <w:tc>
          <w:tcPr>
            <w:tcW w:w="1744" w:type="dxa"/>
          </w:tcPr>
          <w:p w14:paraId="5ACFFAE3" w14:textId="77777777" w:rsidR="008D2AA0" w:rsidRDefault="008D2AA0" w:rsidP="005F4761">
            <w:pPr>
              <w:keepNext/>
              <w:cnfStyle w:val="000000000000" w:firstRow="0" w:lastRow="0" w:firstColumn="0" w:lastColumn="0" w:oddVBand="0" w:evenVBand="0" w:oddHBand="0" w:evenHBand="0" w:firstRowFirstColumn="0" w:firstRowLastColumn="0" w:lastRowFirstColumn="0" w:lastRowLastColumn="0"/>
            </w:pPr>
            <w:r>
              <w:t>Optional</w:t>
            </w:r>
          </w:p>
        </w:tc>
      </w:tr>
    </w:tbl>
    <w:p w14:paraId="51B951EF" w14:textId="2655E1F2" w:rsidR="00C27850" w:rsidRDefault="005F4761" w:rsidP="005F4761">
      <w:pPr>
        <w:pStyle w:val="Caption"/>
      </w:pPr>
      <w:r>
        <w:t>Table 2</w:t>
      </w:r>
    </w:p>
    <w:p w14:paraId="4D892526" w14:textId="77777777" w:rsidR="00C27850" w:rsidRDefault="00C27850" w:rsidP="00B72665">
      <w:pPr>
        <w:pStyle w:val="Caption"/>
      </w:pPr>
    </w:p>
    <w:p w14:paraId="21630F27" w14:textId="77777777" w:rsidR="00C27850" w:rsidRDefault="00C27850" w:rsidP="00B72665">
      <w:pPr>
        <w:pStyle w:val="Caption"/>
      </w:pPr>
    </w:p>
    <w:p w14:paraId="704917AB" w14:textId="77777777" w:rsidR="00C27850" w:rsidRDefault="00C27850" w:rsidP="00B72665">
      <w:pPr>
        <w:pStyle w:val="Caption"/>
      </w:pPr>
    </w:p>
    <w:p w14:paraId="3F1DE66B" w14:textId="77777777" w:rsidR="00C27850" w:rsidRDefault="00C27850" w:rsidP="00B72665">
      <w:pPr>
        <w:pStyle w:val="Caption"/>
      </w:pPr>
    </w:p>
    <w:p w14:paraId="791D74E7" w14:textId="77777777" w:rsidR="00C27850" w:rsidRDefault="00C27850" w:rsidP="00B72665">
      <w:pPr>
        <w:pStyle w:val="Caption"/>
      </w:pPr>
    </w:p>
    <w:p w14:paraId="7A1AC08B" w14:textId="77777777" w:rsidR="00C27850" w:rsidRDefault="00C27850" w:rsidP="00B72665">
      <w:pPr>
        <w:pStyle w:val="Caption"/>
      </w:pPr>
    </w:p>
    <w:p w14:paraId="2B355DAD" w14:textId="77777777" w:rsidR="00C60562" w:rsidRDefault="00FF2584" w:rsidP="00FA4976">
      <w:pPr>
        <w:pStyle w:val="Heading2"/>
      </w:pPr>
      <w:bookmarkStart w:id="23" w:name="_Toc417995053"/>
      <w:r>
        <w:t>Upgrade Path</w:t>
      </w:r>
      <w:bookmarkEnd w:id="23"/>
    </w:p>
    <w:p w14:paraId="3957826D" w14:textId="77777777" w:rsidR="00FF2584" w:rsidRPr="00FF2584" w:rsidRDefault="00FF2584" w:rsidP="00FF2584">
      <w:r>
        <w:t>This screen shows possible upgrade path to be followed for the upgrade</w:t>
      </w:r>
      <w:r w:rsidR="00C27850">
        <w:t>.</w:t>
      </w:r>
    </w:p>
    <w:p w14:paraId="6D335B7F" w14:textId="77777777" w:rsidR="0065020D" w:rsidRDefault="00C60562" w:rsidP="0065020D">
      <w:pPr>
        <w:keepNext/>
      </w:pPr>
      <w:r>
        <w:rPr>
          <w:noProof/>
          <w:lang w:eastAsia="en-IN"/>
        </w:rPr>
        <w:drawing>
          <wp:inline distT="0" distB="0" distL="0" distR="0" wp14:anchorId="21699128" wp14:editId="69F262C0">
            <wp:extent cx="5731510" cy="4028440"/>
            <wp:effectExtent l="19050" t="19050" r="215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28440"/>
                    </a:xfrm>
                    <a:prstGeom prst="rect">
                      <a:avLst/>
                    </a:prstGeom>
                    <a:ln>
                      <a:solidFill>
                        <a:schemeClr val="accent1"/>
                      </a:solidFill>
                    </a:ln>
                  </pic:spPr>
                </pic:pic>
              </a:graphicData>
            </a:graphic>
          </wp:inline>
        </w:drawing>
      </w:r>
    </w:p>
    <w:p w14:paraId="664A1769" w14:textId="77777777" w:rsidR="00C60562" w:rsidRDefault="0065020D" w:rsidP="0065020D">
      <w:pPr>
        <w:pStyle w:val="Caption"/>
      </w:pPr>
      <w:r>
        <w:t xml:space="preserve">Figure </w:t>
      </w:r>
      <w:r w:rsidR="005C4E89">
        <w:fldChar w:fldCharType="begin"/>
      </w:r>
      <w:r w:rsidR="005C4E89">
        <w:instrText xml:space="preserve"> SEQ Figure \* ARABIC </w:instrText>
      </w:r>
      <w:r w:rsidR="005C4E89">
        <w:fldChar w:fldCharType="separate"/>
      </w:r>
      <w:r w:rsidR="003E41D7">
        <w:rPr>
          <w:noProof/>
        </w:rPr>
        <w:t>3</w:t>
      </w:r>
      <w:r w:rsidR="005C4E89">
        <w:rPr>
          <w:noProof/>
        </w:rPr>
        <w:fldChar w:fldCharType="end"/>
      </w:r>
      <w:r w:rsidR="00C27850">
        <w:rPr>
          <w:noProof/>
        </w:rPr>
        <w:t xml:space="preserve"> – Upgrade Path</w:t>
      </w:r>
    </w:p>
    <w:p w14:paraId="43711626" w14:textId="03B60302" w:rsidR="00FF2584" w:rsidRDefault="00FF2584" w:rsidP="0065020D">
      <w:pPr>
        <w:keepNext/>
      </w:pPr>
      <w:r>
        <w:t>Next tool shows a confirmation message to user.</w:t>
      </w:r>
    </w:p>
    <w:p w14:paraId="646B8512" w14:textId="77777777" w:rsidR="0065020D" w:rsidRDefault="00C60562" w:rsidP="0065020D">
      <w:pPr>
        <w:keepNext/>
      </w:pPr>
      <w:r>
        <w:rPr>
          <w:noProof/>
          <w:lang w:eastAsia="en-IN"/>
        </w:rPr>
        <w:drawing>
          <wp:inline distT="0" distB="0" distL="0" distR="0" wp14:anchorId="12C35AEF" wp14:editId="6B844DFA">
            <wp:extent cx="4391025" cy="15240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1524000"/>
                    </a:xfrm>
                    <a:prstGeom prst="rect">
                      <a:avLst/>
                    </a:prstGeom>
                    <a:ln>
                      <a:solidFill>
                        <a:schemeClr val="accent1"/>
                      </a:solidFill>
                    </a:ln>
                  </pic:spPr>
                </pic:pic>
              </a:graphicData>
            </a:graphic>
          </wp:inline>
        </w:drawing>
      </w:r>
    </w:p>
    <w:p w14:paraId="0BDCF881" w14:textId="77777777" w:rsidR="00C60562" w:rsidRDefault="0065020D" w:rsidP="0065020D">
      <w:pPr>
        <w:pStyle w:val="Caption"/>
      </w:pPr>
      <w:r>
        <w:t xml:space="preserve">Figure </w:t>
      </w:r>
      <w:r w:rsidR="005C4E89">
        <w:fldChar w:fldCharType="begin"/>
      </w:r>
      <w:r w:rsidR="005C4E89">
        <w:instrText xml:space="preserve"> SEQ Figure \* ARABIC </w:instrText>
      </w:r>
      <w:r w:rsidR="005C4E89">
        <w:fldChar w:fldCharType="separate"/>
      </w:r>
      <w:r w:rsidR="003E41D7">
        <w:rPr>
          <w:noProof/>
        </w:rPr>
        <w:t>4</w:t>
      </w:r>
      <w:r w:rsidR="005C4E89">
        <w:rPr>
          <w:noProof/>
        </w:rPr>
        <w:fldChar w:fldCharType="end"/>
      </w:r>
      <w:r w:rsidR="00C27850">
        <w:rPr>
          <w:noProof/>
        </w:rPr>
        <w:t xml:space="preserve"> – Confirmation Message </w:t>
      </w:r>
    </w:p>
    <w:p w14:paraId="37363518" w14:textId="77777777" w:rsidR="00FF2584" w:rsidRDefault="00FF2584" w:rsidP="00FF2584">
      <w:r>
        <w:t>After successful run</w:t>
      </w:r>
      <w:r w:rsidR="00C27850">
        <w:t>, the</w:t>
      </w:r>
      <w:r>
        <w:t xml:space="preserve"> tool displays summary of the objects it asse</w:t>
      </w:r>
      <w:r w:rsidR="00C27850">
        <w:t>sse</w:t>
      </w:r>
      <w:r>
        <w:t>d.</w:t>
      </w:r>
    </w:p>
    <w:p w14:paraId="359FB774" w14:textId="67892592" w:rsidR="00A54799" w:rsidRPr="00FF2584" w:rsidRDefault="00A54799" w:rsidP="00A54799">
      <w:pPr>
        <w:pStyle w:val="Heading3"/>
      </w:pPr>
      <w:bookmarkStart w:id="24" w:name="_Toc417995054"/>
      <w:r>
        <w:lastRenderedPageBreak/>
        <w:t xml:space="preserve">Customization </w:t>
      </w:r>
      <w:r w:rsidR="00C27850">
        <w:t>F</w:t>
      </w:r>
      <w:r>
        <w:t>ootprint</w:t>
      </w:r>
      <w:bookmarkEnd w:id="24"/>
      <w:r w:rsidR="00C27850">
        <w:br/>
      </w:r>
    </w:p>
    <w:p w14:paraId="4B4DBFE5" w14:textId="77777777" w:rsidR="0065020D" w:rsidRDefault="00C60562" w:rsidP="0065020D">
      <w:pPr>
        <w:keepNext/>
      </w:pPr>
      <w:r>
        <w:rPr>
          <w:noProof/>
          <w:lang w:eastAsia="en-IN"/>
        </w:rPr>
        <w:drawing>
          <wp:inline distT="0" distB="0" distL="0" distR="0" wp14:anchorId="4DB050C7" wp14:editId="0017BDEF">
            <wp:extent cx="5731510" cy="4028440"/>
            <wp:effectExtent l="19050" t="19050" r="2159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28440"/>
                    </a:xfrm>
                    <a:prstGeom prst="rect">
                      <a:avLst/>
                    </a:prstGeom>
                    <a:ln>
                      <a:solidFill>
                        <a:schemeClr val="accent1"/>
                      </a:solidFill>
                    </a:ln>
                  </pic:spPr>
                </pic:pic>
              </a:graphicData>
            </a:graphic>
          </wp:inline>
        </w:drawing>
      </w:r>
    </w:p>
    <w:p w14:paraId="00C79D78" w14:textId="77777777" w:rsidR="00C60562" w:rsidRDefault="0065020D" w:rsidP="0065020D">
      <w:pPr>
        <w:pStyle w:val="Caption"/>
      </w:pPr>
      <w:r>
        <w:t xml:space="preserve">Figure </w:t>
      </w:r>
      <w:r w:rsidR="005C4E89">
        <w:fldChar w:fldCharType="begin"/>
      </w:r>
      <w:r w:rsidR="005C4E89">
        <w:instrText xml:space="preserve"> SEQ Figure \* ARABIC </w:instrText>
      </w:r>
      <w:r w:rsidR="005C4E89">
        <w:fldChar w:fldCharType="separate"/>
      </w:r>
      <w:r w:rsidR="003E41D7">
        <w:rPr>
          <w:noProof/>
        </w:rPr>
        <w:t>5</w:t>
      </w:r>
      <w:r w:rsidR="005C4E89">
        <w:rPr>
          <w:noProof/>
        </w:rPr>
        <w:fldChar w:fldCharType="end"/>
      </w:r>
      <w:r w:rsidR="00C27850">
        <w:rPr>
          <w:noProof/>
        </w:rPr>
        <w:t xml:space="preserve"> – Customization Footprint</w:t>
      </w:r>
    </w:p>
    <w:p w14:paraId="04F0BFF1" w14:textId="5B56BA8B" w:rsidR="00FF2584" w:rsidRDefault="00C27850" w:rsidP="00072228">
      <w:pPr>
        <w:pStyle w:val="ListParagraph"/>
        <w:numPr>
          <w:ilvl w:val="0"/>
          <w:numId w:val="6"/>
        </w:numPr>
      </w:pPr>
      <w:r>
        <w:t>C</w:t>
      </w:r>
      <w:r w:rsidR="00FF2584">
        <w:t xml:space="preserve">lick on </w:t>
      </w:r>
      <w:r w:rsidR="00770BC7">
        <w:t>‘</w:t>
      </w:r>
      <w:r w:rsidR="00FF2584">
        <w:t xml:space="preserve">Generate </w:t>
      </w:r>
      <w:r w:rsidR="00770BC7">
        <w:t>D</w:t>
      </w:r>
      <w:r w:rsidR="00FF2584">
        <w:t>ocument</w:t>
      </w:r>
      <w:r w:rsidR="00770BC7">
        <w:t>’</w:t>
      </w:r>
      <w:r w:rsidR="00FF2584">
        <w:t xml:space="preserve"> button to generate Assessment reports. </w:t>
      </w:r>
      <w:r>
        <w:br/>
      </w:r>
      <w:r w:rsidR="00FF2584">
        <w:t xml:space="preserve">While generating reports tool creates a folder </w:t>
      </w:r>
      <w:r w:rsidR="003A25CA">
        <w:t xml:space="preserve">with name as current </w:t>
      </w:r>
      <w:r w:rsidR="00FF2584">
        <w:t>timestamp (sample folder name could be ‘</w:t>
      </w:r>
      <w:r w:rsidR="00FF2584" w:rsidRPr="00FF2584">
        <w:t>20150408_135759</w:t>
      </w:r>
      <w:r w:rsidR="00FF2584">
        <w:t>’)</w:t>
      </w:r>
      <w:r w:rsidR="00423529">
        <w:t xml:space="preserve"> tool </w:t>
      </w:r>
      <w:r w:rsidR="00A822A1">
        <w:t>stores</w:t>
      </w:r>
      <w:r w:rsidR="00423529">
        <w:t xml:space="preserve"> documents generated inside this folder</w:t>
      </w:r>
      <w:r>
        <w:t>. I</w:t>
      </w:r>
      <w:r w:rsidR="00423529">
        <w:t>t also creates operation log file with name as ‘AssessmentTrace_&lt;timestamp&gt;.log’</w:t>
      </w:r>
      <w:r>
        <w:t>.</w:t>
      </w:r>
      <w:r>
        <w:br/>
        <w:t>The</w:t>
      </w:r>
      <w:r w:rsidR="0004313E">
        <w:t xml:space="preserve"> below image shows sample list of documents </w:t>
      </w:r>
      <w:r>
        <w:t xml:space="preserve">that are </w:t>
      </w:r>
      <w:r w:rsidR="0004313E">
        <w:t>created.</w:t>
      </w:r>
    </w:p>
    <w:p w14:paraId="23002EA3" w14:textId="77777777" w:rsidR="00311D56" w:rsidRDefault="0004313E" w:rsidP="00311D56">
      <w:pPr>
        <w:keepNext/>
      </w:pPr>
      <w:r>
        <w:rPr>
          <w:noProof/>
          <w:lang w:eastAsia="en-IN"/>
        </w:rPr>
        <w:drawing>
          <wp:inline distT="0" distB="0" distL="0" distR="0" wp14:anchorId="29DE32EC" wp14:editId="4C544AF2">
            <wp:extent cx="2952750" cy="8953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750" cy="895350"/>
                    </a:xfrm>
                    <a:prstGeom prst="rect">
                      <a:avLst/>
                    </a:prstGeom>
                    <a:ln>
                      <a:solidFill>
                        <a:schemeClr val="accent1"/>
                      </a:solidFill>
                    </a:ln>
                  </pic:spPr>
                </pic:pic>
              </a:graphicData>
            </a:graphic>
          </wp:inline>
        </w:drawing>
      </w:r>
    </w:p>
    <w:p w14:paraId="5909D706" w14:textId="77777777" w:rsidR="0004313E" w:rsidRPr="00FF2584" w:rsidRDefault="00311D56">
      <w:pPr>
        <w:pStyle w:val="Caption"/>
      </w:pPr>
      <w:r>
        <w:t xml:space="preserve">Figure </w:t>
      </w:r>
      <w:r w:rsidR="005C4E89">
        <w:fldChar w:fldCharType="begin"/>
      </w:r>
      <w:r w:rsidR="005C4E89">
        <w:instrText xml:space="preserve"> SEQ Figure \* ARABIC </w:instrText>
      </w:r>
      <w:r w:rsidR="005C4E89">
        <w:fldChar w:fldCharType="separate"/>
      </w:r>
      <w:r w:rsidR="003E41D7">
        <w:rPr>
          <w:noProof/>
        </w:rPr>
        <w:t>6</w:t>
      </w:r>
      <w:r w:rsidR="005C4E89">
        <w:rPr>
          <w:noProof/>
        </w:rPr>
        <w:fldChar w:fldCharType="end"/>
      </w:r>
      <w:r w:rsidR="00C27850">
        <w:rPr>
          <w:noProof/>
        </w:rPr>
        <w:t xml:space="preserve"> – Sample List of Documents</w:t>
      </w:r>
    </w:p>
    <w:p w14:paraId="698AD762" w14:textId="34CD0F70" w:rsidR="00C60562" w:rsidRDefault="00A822A1" w:rsidP="00C60562">
      <w:r>
        <w:t>And it automatically open</w:t>
      </w:r>
      <w:r w:rsidR="00C27850">
        <w:t>s</w:t>
      </w:r>
      <w:r>
        <w:t xml:space="preserve"> the excel file after all documents are created</w:t>
      </w:r>
      <w:r w:rsidR="00C27850">
        <w:t>.</w:t>
      </w:r>
    </w:p>
    <w:p w14:paraId="0E75B6CD" w14:textId="4BAA4047" w:rsidR="00A822A1" w:rsidRDefault="00C27850" w:rsidP="00C60562">
      <w:r>
        <w:t>T</w:t>
      </w:r>
      <w:r w:rsidR="00A822A1">
        <w:t xml:space="preserve">he assessment is completed and you can click </w:t>
      </w:r>
      <w:r>
        <w:t xml:space="preserve">the </w:t>
      </w:r>
      <w:r w:rsidR="00A822A1">
        <w:t>Close button on next screen to close the tool.</w:t>
      </w:r>
      <w:r>
        <w:br/>
      </w:r>
    </w:p>
    <w:p w14:paraId="54F29509" w14:textId="77777777" w:rsidR="00A822A1" w:rsidRDefault="00A822A1" w:rsidP="00C60562"/>
    <w:p w14:paraId="794C6DCE" w14:textId="77777777" w:rsidR="007F4F3D" w:rsidRDefault="007F4F3D" w:rsidP="00C60562">
      <w:r>
        <w:rPr>
          <w:noProof/>
          <w:lang w:eastAsia="en-IN"/>
        </w:rPr>
        <w:lastRenderedPageBreak/>
        <w:drawing>
          <wp:inline distT="0" distB="0" distL="0" distR="0" wp14:anchorId="58CC0AC4" wp14:editId="26C5EDC7">
            <wp:extent cx="5731510" cy="4028440"/>
            <wp:effectExtent l="19050" t="19050" r="2159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28440"/>
                    </a:xfrm>
                    <a:prstGeom prst="rect">
                      <a:avLst/>
                    </a:prstGeom>
                    <a:ln>
                      <a:solidFill>
                        <a:schemeClr val="accent1"/>
                      </a:solidFill>
                    </a:ln>
                  </pic:spPr>
                </pic:pic>
              </a:graphicData>
            </a:graphic>
          </wp:inline>
        </w:drawing>
      </w:r>
    </w:p>
    <w:p w14:paraId="041D7B7D" w14:textId="77777777" w:rsidR="00A822A1" w:rsidRDefault="00A822A1" w:rsidP="00C60562"/>
    <w:p w14:paraId="7A17236D" w14:textId="77777777" w:rsidR="00AC334D" w:rsidRDefault="00AC334D" w:rsidP="00C60562">
      <w:r>
        <w:t>Below are sample dashboards added to report file</w:t>
      </w:r>
      <w:r w:rsidR="00C27850">
        <w:t>.</w:t>
      </w:r>
    </w:p>
    <w:p w14:paraId="64B71591" w14:textId="77777777" w:rsidR="00C60562" w:rsidRDefault="00C60562" w:rsidP="00C60562">
      <w:r>
        <w:rPr>
          <w:noProof/>
          <w:lang w:eastAsia="en-IN"/>
        </w:rPr>
        <w:drawing>
          <wp:inline distT="0" distB="0" distL="0" distR="0" wp14:anchorId="123FA657" wp14:editId="2EDD102D">
            <wp:extent cx="457200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752725"/>
                    </a:xfrm>
                    <a:prstGeom prst="rect">
                      <a:avLst/>
                    </a:prstGeom>
                  </pic:spPr>
                </pic:pic>
              </a:graphicData>
            </a:graphic>
          </wp:inline>
        </w:drawing>
      </w:r>
    </w:p>
    <w:p w14:paraId="5EC33703" w14:textId="77777777" w:rsidR="007F4F3D" w:rsidRDefault="007F4F3D" w:rsidP="00C60562"/>
    <w:p w14:paraId="0222580B" w14:textId="77777777" w:rsidR="0061043B" w:rsidRDefault="0061043B" w:rsidP="00C60562">
      <w:r>
        <w:rPr>
          <w:noProof/>
          <w:lang w:eastAsia="en-IN"/>
        </w:rPr>
        <w:lastRenderedPageBreak/>
        <w:drawing>
          <wp:inline distT="0" distB="0" distL="0" distR="0" wp14:anchorId="71C26D81" wp14:editId="4AEFE1ED">
            <wp:extent cx="45720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472" cy="2381496"/>
                    </a:xfrm>
                    <a:prstGeom prst="rect">
                      <a:avLst/>
                    </a:prstGeom>
                  </pic:spPr>
                </pic:pic>
              </a:graphicData>
            </a:graphic>
          </wp:inline>
        </w:drawing>
      </w:r>
    </w:p>
    <w:p w14:paraId="7A984B53" w14:textId="77777777" w:rsidR="00387A9A" w:rsidRDefault="00387A9A" w:rsidP="00C60562"/>
    <w:p w14:paraId="3F8EAB3C" w14:textId="77777777" w:rsidR="00131EDC" w:rsidRDefault="00131EDC" w:rsidP="00131EDC">
      <w:pPr>
        <w:pStyle w:val="Heading2"/>
      </w:pPr>
      <w:bookmarkStart w:id="25" w:name="_Toc417995055"/>
      <w:r>
        <w:t>From 2011</w:t>
      </w:r>
      <w:bookmarkEnd w:id="25"/>
    </w:p>
    <w:p w14:paraId="5F4C05EB" w14:textId="2BD7EDF1" w:rsidR="00131EDC" w:rsidRDefault="00FA0763" w:rsidP="00C60562">
      <w:r>
        <w:t>To assess from CRM 2011 select existing version as ‘Microsoft Dynamics CRM 2011’</w:t>
      </w:r>
      <w:r w:rsidR="00BB653D">
        <w:t xml:space="preserve"> and fill appropriate customer details.</w:t>
      </w:r>
    </w:p>
    <w:p w14:paraId="64A3EA02" w14:textId="77777777" w:rsidR="004F6974" w:rsidRDefault="00B45458" w:rsidP="002A08E4">
      <w:pPr>
        <w:keepNext/>
      </w:pPr>
      <w:r>
        <w:rPr>
          <w:noProof/>
          <w:lang w:eastAsia="en-IN"/>
        </w:rPr>
        <w:drawing>
          <wp:inline distT="0" distB="0" distL="0" distR="0" wp14:anchorId="72200788" wp14:editId="0EFA9C6E">
            <wp:extent cx="5731510" cy="4028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28440"/>
                    </a:xfrm>
                    <a:prstGeom prst="rect">
                      <a:avLst/>
                    </a:prstGeom>
                  </pic:spPr>
                </pic:pic>
              </a:graphicData>
            </a:graphic>
          </wp:inline>
        </w:drawing>
      </w:r>
    </w:p>
    <w:p w14:paraId="415FBBFE" w14:textId="0902D7D1" w:rsidR="00B45458" w:rsidRDefault="004F6974" w:rsidP="002A08E4">
      <w:pPr>
        <w:pStyle w:val="Caption"/>
      </w:pPr>
      <w:r>
        <w:t xml:space="preserve">Figure </w:t>
      </w:r>
      <w:r w:rsidR="005C4E89">
        <w:fldChar w:fldCharType="begin"/>
      </w:r>
      <w:r w:rsidR="005C4E89">
        <w:instrText xml:space="preserve"> SEQ Figure \* ARABIC </w:instrText>
      </w:r>
      <w:r w:rsidR="005C4E89">
        <w:fldChar w:fldCharType="separate"/>
      </w:r>
      <w:r w:rsidR="003E41D7">
        <w:rPr>
          <w:noProof/>
        </w:rPr>
        <w:t>7</w:t>
      </w:r>
      <w:r w:rsidR="005C4E89">
        <w:rPr>
          <w:noProof/>
        </w:rPr>
        <w:fldChar w:fldCharType="end"/>
      </w:r>
      <w:r>
        <w:t xml:space="preserve"> CRM version</w:t>
      </w:r>
    </w:p>
    <w:p w14:paraId="15D00022" w14:textId="044DDAE4" w:rsidR="00BB653D" w:rsidRDefault="00BB653D" w:rsidP="00C60562">
      <w:r>
        <w:t>On next screen specify solution file path other fields</w:t>
      </w:r>
    </w:p>
    <w:p w14:paraId="22F4FF0A" w14:textId="77777777" w:rsidR="006017F5" w:rsidRDefault="001E194E" w:rsidP="006017F5">
      <w:pPr>
        <w:keepNext/>
      </w:pPr>
      <w:r>
        <w:rPr>
          <w:noProof/>
          <w:lang w:eastAsia="en-IN"/>
        </w:rPr>
        <w:lastRenderedPageBreak/>
        <w:drawing>
          <wp:inline distT="0" distB="0" distL="0" distR="0" wp14:anchorId="0F0BD471" wp14:editId="09CC6F60">
            <wp:extent cx="5731510" cy="4028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28440"/>
                    </a:xfrm>
                    <a:prstGeom prst="rect">
                      <a:avLst/>
                    </a:prstGeom>
                  </pic:spPr>
                </pic:pic>
              </a:graphicData>
            </a:graphic>
          </wp:inline>
        </w:drawing>
      </w:r>
    </w:p>
    <w:p w14:paraId="225364B8" w14:textId="45867FC5" w:rsidR="00BB653D" w:rsidRDefault="006017F5" w:rsidP="002A08E4">
      <w:pPr>
        <w:pStyle w:val="Caption"/>
      </w:pPr>
      <w:r>
        <w:t xml:space="preserve">Figure </w:t>
      </w:r>
      <w:r w:rsidR="005C4E89">
        <w:fldChar w:fldCharType="begin"/>
      </w:r>
      <w:r w:rsidR="005C4E89">
        <w:instrText xml:space="preserve"> SEQ Figure \* ARABIC </w:instrText>
      </w:r>
      <w:r w:rsidR="005C4E89">
        <w:fldChar w:fldCharType="separate"/>
      </w:r>
      <w:r w:rsidR="003E41D7">
        <w:rPr>
          <w:noProof/>
        </w:rPr>
        <w:t>8</w:t>
      </w:r>
      <w:r w:rsidR="005C4E89">
        <w:rPr>
          <w:noProof/>
        </w:rPr>
        <w:fldChar w:fldCharType="end"/>
      </w:r>
      <w:r>
        <w:t xml:space="preserve"> Configuration path</w:t>
      </w:r>
    </w:p>
    <w:p w14:paraId="2E42872C" w14:textId="77777777" w:rsidR="00BB653D" w:rsidRPr="008D2AA0" w:rsidRDefault="00BB653D" w:rsidP="00BB653D">
      <w:r w:rsidRPr="00FD4C25">
        <w:rPr>
          <w:rStyle w:val="Heading4Char"/>
        </w:rPr>
        <w:t>Fields on the Screen</w:t>
      </w:r>
    </w:p>
    <w:tbl>
      <w:tblPr>
        <w:tblStyle w:val="GridTable4-Accent1"/>
        <w:tblW w:w="9677" w:type="dxa"/>
        <w:tblLayout w:type="fixed"/>
        <w:tblLook w:val="04A0" w:firstRow="1" w:lastRow="0" w:firstColumn="1" w:lastColumn="0" w:noHBand="0" w:noVBand="1"/>
      </w:tblPr>
      <w:tblGrid>
        <w:gridCol w:w="688"/>
        <w:gridCol w:w="1737"/>
        <w:gridCol w:w="5508"/>
        <w:gridCol w:w="1744"/>
      </w:tblGrid>
      <w:tr w:rsidR="00BB653D" w:rsidRPr="00EA2BF5" w14:paraId="0D616944" w14:textId="77777777" w:rsidTr="00122F8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88" w:type="dxa"/>
          </w:tcPr>
          <w:p w14:paraId="4948776E" w14:textId="77777777" w:rsidR="00BB653D" w:rsidRPr="00967738" w:rsidRDefault="00BB653D" w:rsidP="00122F85">
            <w:pPr>
              <w:rPr>
                <w:b w:val="0"/>
              </w:rPr>
            </w:pPr>
            <w:r w:rsidRPr="00967738">
              <w:rPr>
                <w:b w:val="0"/>
              </w:rPr>
              <w:t>No</w:t>
            </w:r>
          </w:p>
        </w:tc>
        <w:tc>
          <w:tcPr>
            <w:tcW w:w="1737" w:type="dxa"/>
          </w:tcPr>
          <w:p w14:paraId="7C1A85A2" w14:textId="77777777" w:rsidR="00BB653D" w:rsidRPr="00EA2BF5" w:rsidRDefault="00BB653D" w:rsidP="00122F85">
            <w:pPr>
              <w:cnfStyle w:val="100000000000" w:firstRow="1" w:lastRow="0" w:firstColumn="0" w:lastColumn="0" w:oddVBand="0" w:evenVBand="0" w:oddHBand="0" w:evenHBand="0" w:firstRowFirstColumn="0" w:firstRowLastColumn="0" w:lastRowFirstColumn="0" w:lastRowLastColumn="0"/>
              <w:rPr>
                <w:b w:val="0"/>
              </w:rPr>
            </w:pPr>
            <w:r w:rsidRPr="00EA2BF5">
              <w:rPr>
                <w:b w:val="0"/>
              </w:rPr>
              <w:t>Field</w:t>
            </w:r>
          </w:p>
        </w:tc>
        <w:tc>
          <w:tcPr>
            <w:tcW w:w="5508" w:type="dxa"/>
          </w:tcPr>
          <w:p w14:paraId="20858D6B" w14:textId="77777777" w:rsidR="00BB653D" w:rsidRPr="00EA2BF5" w:rsidRDefault="00BB653D" w:rsidP="00122F85">
            <w:pP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744" w:type="dxa"/>
          </w:tcPr>
          <w:p w14:paraId="3E8EF533" w14:textId="77777777" w:rsidR="00BB653D" w:rsidRPr="00EA2BF5" w:rsidRDefault="00BB653D" w:rsidP="00122F85">
            <w:pPr>
              <w:cnfStyle w:val="100000000000" w:firstRow="1" w:lastRow="0" w:firstColumn="0" w:lastColumn="0" w:oddVBand="0" w:evenVBand="0" w:oddHBand="0" w:evenHBand="0" w:firstRowFirstColumn="0" w:firstRowLastColumn="0" w:lastRowFirstColumn="0" w:lastRowLastColumn="0"/>
              <w:rPr>
                <w:b w:val="0"/>
              </w:rPr>
            </w:pPr>
            <w:r w:rsidRPr="00EA2BF5">
              <w:rPr>
                <w:b w:val="0"/>
              </w:rPr>
              <w:t>Requirement</w:t>
            </w:r>
          </w:p>
        </w:tc>
      </w:tr>
      <w:tr w:rsidR="00BB653D" w14:paraId="38C1A169" w14:textId="77777777" w:rsidTr="00122F8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88" w:type="dxa"/>
          </w:tcPr>
          <w:p w14:paraId="6D1010F8" w14:textId="77777777" w:rsidR="00BB653D" w:rsidRPr="00967738" w:rsidRDefault="00BB653D" w:rsidP="00122F85">
            <w:pPr>
              <w:rPr>
                <w:b w:val="0"/>
              </w:rPr>
            </w:pPr>
            <w:r w:rsidRPr="00967738">
              <w:rPr>
                <w:b w:val="0"/>
              </w:rPr>
              <w:t>1</w:t>
            </w:r>
          </w:p>
        </w:tc>
        <w:tc>
          <w:tcPr>
            <w:tcW w:w="1737" w:type="dxa"/>
          </w:tcPr>
          <w:p w14:paraId="1C67EDEF" w14:textId="09AC501E" w:rsidR="00BB653D" w:rsidRDefault="006E1FD3" w:rsidP="006E1FD3">
            <w:pPr>
              <w:cnfStyle w:val="000000100000" w:firstRow="0" w:lastRow="0" w:firstColumn="0" w:lastColumn="0" w:oddVBand="0" w:evenVBand="0" w:oddHBand="1" w:evenHBand="0" w:firstRowFirstColumn="0" w:firstRowLastColumn="0" w:lastRowFirstColumn="0" w:lastRowLastColumn="0"/>
            </w:pPr>
            <w:r>
              <w:t xml:space="preserve">Solution </w:t>
            </w:r>
            <w:r w:rsidR="00BB653D">
              <w:t>Path</w:t>
            </w:r>
          </w:p>
        </w:tc>
        <w:tc>
          <w:tcPr>
            <w:tcW w:w="5508" w:type="dxa"/>
          </w:tcPr>
          <w:p w14:paraId="5A1FBCC5" w14:textId="5D8ED217" w:rsidR="00BB653D" w:rsidRDefault="006E1FD3" w:rsidP="006E1FD3">
            <w:pPr>
              <w:cnfStyle w:val="000000100000" w:firstRow="0" w:lastRow="0" w:firstColumn="0" w:lastColumn="0" w:oddVBand="0" w:evenVBand="0" w:oddHBand="1" w:evenHBand="0" w:firstRowFirstColumn="0" w:firstRowLastColumn="0" w:lastRowFirstColumn="0" w:lastRowLastColumn="0"/>
            </w:pPr>
            <w:r>
              <w:t xml:space="preserve">Location of CRM solution zip file/s </w:t>
            </w:r>
          </w:p>
        </w:tc>
        <w:tc>
          <w:tcPr>
            <w:tcW w:w="1744" w:type="dxa"/>
          </w:tcPr>
          <w:p w14:paraId="0E99AE55" w14:textId="77777777" w:rsidR="00BB653D" w:rsidRDefault="00BB653D" w:rsidP="00122F85">
            <w:pPr>
              <w:cnfStyle w:val="000000100000" w:firstRow="0" w:lastRow="0" w:firstColumn="0" w:lastColumn="0" w:oddVBand="0" w:evenVBand="0" w:oddHBand="1" w:evenHBand="0" w:firstRowFirstColumn="0" w:firstRowLastColumn="0" w:lastRowFirstColumn="0" w:lastRowLastColumn="0"/>
            </w:pPr>
            <w:r>
              <w:t>Optional</w:t>
            </w:r>
          </w:p>
        </w:tc>
      </w:tr>
      <w:tr w:rsidR="00BB653D" w14:paraId="77D3A1AD" w14:textId="77777777" w:rsidTr="00122F85">
        <w:trPr>
          <w:trHeight w:val="519"/>
        </w:trPr>
        <w:tc>
          <w:tcPr>
            <w:cnfStyle w:val="001000000000" w:firstRow="0" w:lastRow="0" w:firstColumn="1" w:lastColumn="0" w:oddVBand="0" w:evenVBand="0" w:oddHBand="0" w:evenHBand="0" w:firstRowFirstColumn="0" w:firstRowLastColumn="0" w:lastRowFirstColumn="0" w:lastRowLastColumn="0"/>
            <w:tcW w:w="688" w:type="dxa"/>
          </w:tcPr>
          <w:p w14:paraId="471FFD24" w14:textId="7FA4DD75" w:rsidR="00BB653D" w:rsidRPr="00967738" w:rsidRDefault="00CD2E38" w:rsidP="00122F85">
            <w:pPr>
              <w:rPr>
                <w:b w:val="0"/>
              </w:rPr>
            </w:pPr>
            <w:r>
              <w:rPr>
                <w:b w:val="0"/>
              </w:rPr>
              <w:t>2</w:t>
            </w:r>
          </w:p>
        </w:tc>
        <w:tc>
          <w:tcPr>
            <w:tcW w:w="1737" w:type="dxa"/>
          </w:tcPr>
          <w:p w14:paraId="313F2A51" w14:textId="77777777" w:rsidR="00BB653D" w:rsidRDefault="00BB653D" w:rsidP="00122F85">
            <w:pPr>
              <w:cnfStyle w:val="000000000000" w:firstRow="0" w:lastRow="0" w:firstColumn="0" w:lastColumn="0" w:oddVBand="0" w:evenVBand="0" w:oddHBand="0" w:evenHBand="0" w:firstRowFirstColumn="0" w:firstRowLastColumn="0" w:lastRowFirstColumn="0" w:lastRowLastColumn="0"/>
            </w:pPr>
            <w:r>
              <w:t>Database XML Path</w:t>
            </w:r>
          </w:p>
        </w:tc>
        <w:tc>
          <w:tcPr>
            <w:tcW w:w="5508" w:type="dxa"/>
          </w:tcPr>
          <w:p w14:paraId="5F472FE7" w14:textId="77777777" w:rsidR="00BB653D" w:rsidRDefault="00BB653D" w:rsidP="00122F85">
            <w:pPr>
              <w:cnfStyle w:val="000000000000" w:firstRow="0" w:lastRow="0" w:firstColumn="0" w:lastColumn="0" w:oddVBand="0" w:evenVBand="0" w:oddHBand="0" w:evenHBand="0" w:firstRowFirstColumn="0" w:firstRowLastColumn="0" w:lastRowFirstColumn="0" w:lastRowLastColumn="0"/>
            </w:pPr>
            <w:r>
              <w:t>Full path of ‘</w:t>
            </w:r>
            <w:r w:rsidRPr="008D2AA0">
              <w:t>DBAssessmentReport</w:t>
            </w:r>
            <w:r>
              <w:t>.xml’ file, this file is generated by DB Assessment tool</w:t>
            </w:r>
          </w:p>
        </w:tc>
        <w:tc>
          <w:tcPr>
            <w:tcW w:w="1744" w:type="dxa"/>
          </w:tcPr>
          <w:p w14:paraId="49059FE3" w14:textId="77777777" w:rsidR="00BB653D" w:rsidRDefault="00BB653D" w:rsidP="00122F85">
            <w:pPr>
              <w:cnfStyle w:val="000000000000" w:firstRow="0" w:lastRow="0" w:firstColumn="0" w:lastColumn="0" w:oddVBand="0" w:evenVBand="0" w:oddHBand="0" w:evenHBand="0" w:firstRowFirstColumn="0" w:firstRowLastColumn="0" w:lastRowFirstColumn="0" w:lastRowLastColumn="0"/>
            </w:pPr>
            <w:r>
              <w:t>Optional</w:t>
            </w:r>
          </w:p>
        </w:tc>
      </w:tr>
      <w:tr w:rsidR="00BB653D" w14:paraId="150D30F4" w14:textId="77777777" w:rsidTr="00122F8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88" w:type="dxa"/>
          </w:tcPr>
          <w:p w14:paraId="0CEE5E5D" w14:textId="5065DA5D" w:rsidR="00BB653D" w:rsidRPr="00967738" w:rsidRDefault="00CD2E38" w:rsidP="00122F85">
            <w:pPr>
              <w:rPr>
                <w:b w:val="0"/>
              </w:rPr>
            </w:pPr>
            <w:r>
              <w:rPr>
                <w:b w:val="0"/>
              </w:rPr>
              <w:t>3</w:t>
            </w:r>
          </w:p>
        </w:tc>
        <w:tc>
          <w:tcPr>
            <w:tcW w:w="1737" w:type="dxa"/>
          </w:tcPr>
          <w:p w14:paraId="2FA6DAA5" w14:textId="77777777" w:rsidR="00BB653D" w:rsidRDefault="00BB653D" w:rsidP="00122F85">
            <w:pPr>
              <w:cnfStyle w:val="000000100000" w:firstRow="0" w:lastRow="0" w:firstColumn="0" w:lastColumn="0" w:oddVBand="0" w:evenVBand="0" w:oddHBand="1" w:evenHBand="0" w:firstRowFirstColumn="0" w:firstRowLastColumn="0" w:lastRowFirstColumn="0" w:lastRowLastColumn="0"/>
            </w:pPr>
            <w:r>
              <w:t>Source Code Path</w:t>
            </w:r>
          </w:p>
        </w:tc>
        <w:tc>
          <w:tcPr>
            <w:tcW w:w="5508" w:type="dxa"/>
          </w:tcPr>
          <w:p w14:paraId="2F1EC302" w14:textId="77777777" w:rsidR="00BB653D" w:rsidRDefault="00BB653D" w:rsidP="00122F85">
            <w:pPr>
              <w:cnfStyle w:val="000000100000" w:firstRow="0" w:lastRow="0" w:firstColumn="0" w:lastColumn="0" w:oddVBand="0" w:evenVBand="0" w:oddHBand="1" w:evenHBand="0" w:firstRowFirstColumn="0" w:firstRowLastColumn="0" w:lastRowFirstColumn="0" w:lastRowLastColumn="0"/>
            </w:pPr>
            <w:r>
              <w:t>Path of directory which contains server side code of given CRM implementation</w:t>
            </w:r>
          </w:p>
        </w:tc>
        <w:tc>
          <w:tcPr>
            <w:tcW w:w="1744" w:type="dxa"/>
          </w:tcPr>
          <w:p w14:paraId="4A2C001D" w14:textId="77777777" w:rsidR="00BB653D" w:rsidRDefault="00BB653D" w:rsidP="006017F5">
            <w:pPr>
              <w:keepNext/>
              <w:cnfStyle w:val="000000100000" w:firstRow="0" w:lastRow="0" w:firstColumn="0" w:lastColumn="0" w:oddVBand="0" w:evenVBand="0" w:oddHBand="1" w:evenHBand="0" w:firstRowFirstColumn="0" w:firstRowLastColumn="0" w:lastRowFirstColumn="0" w:lastRowLastColumn="0"/>
            </w:pPr>
            <w:r>
              <w:t>Optional</w:t>
            </w:r>
          </w:p>
        </w:tc>
      </w:tr>
    </w:tbl>
    <w:p w14:paraId="361BC101" w14:textId="2BDBB974" w:rsidR="00BB653D" w:rsidRDefault="006017F5" w:rsidP="006017F5">
      <w:pPr>
        <w:pStyle w:val="Caption"/>
      </w:pPr>
      <w:r>
        <w:t>Table 3</w:t>
      </w:r>
    </w:p>
    <w:p w14:paraId="61C81E53" w14:textId="77777777" w:rsidR="00BB653D" w:rsidRDefault="00BB653D" w:rsidP="00BB653D">
      <w:pPr>
        <w:pStyle w:val="Caption"/>
      </w:pPr>
    </w:p>
    <w:p w14:paraId="6E723405" w14:textId="77777777" w:rsidR="00BB653D" w:rsidRDefault="00BB653D" w:rsidP="00C60562"/>
    <w:p w14:paraId="4BC5AF2A" w14:textId="77777777" w:rsidR="00286DFC" w:rsidRDefault="001E194E" w:rsidP="002A08E4">
      <w:pPr>
        <w:keepNext/>
      </w:pPr>
      <w:r>
        <w:rPr>
          <w:noProof/>
          <w:lang w:eastAsia="en-IN"/>
        </w:rPr>
        <w:lastRenderedPageBreak/>
        <w:drawing>
          <wp:inline distT="0" distB="0" distL="0" distR="0" wp14:anchorId="29FA6721" wp14:editId="75E2EC14">
            <wp:extent cx="5731510" cy="4028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28440"/>
                    </a:xfrm>
                    <a:prstGeom prst="rect">
                      <a:avLst/>
                    </a:prstGeom>
                  </pic:spPr>
                </pic:pic>
              </a:graphicData>
            </a:graphic>
          </wp:inline>
        </w:drawing>
      </w:r>
    </w:p>
    <w:p w14:paraId="02D96310" w14:textId="05E36C60" w:rsidR="001E194E" w:rsidRDefault="00286DFC" w:rsidP="002A08E4">
      <w:pPr>
        <w:pStyle w:val="Caption"/>
      </w:pPr>
      <w:r>
        <w:t xml:space="preserve">Figure </w:t>
      </w:r>
      <w:r w:rsidR="005C4E89">
        <w:fldChar w:fldCharType="begin"/>
      </w:r>
      <w:r w:rsidR="005C4E89">
        <w:instrText xml:space="preserve"> SEQ Figure \* ARABIC </w:instrText>
      </w:r>
      <w:r w:rsidR="005C4E89">
        <w:fldChar w:fldCharType="separate"/>
      </w:r>
      <w:r>
        <w:rPr>
          <w:noProof/>
        </w:rPr>
        <w:t>9</w:t>
      </w:r>
      <w:r w:rsidR="005C4E89">
        <w:rPr>
          <w:noProof/>
        </w:rPr>
        <w:fldChar w:fldCharType="end"/>
      </w:r>
      <w:r>
        <w:t xml:space="preserve"> Upgrade path</w:t>
      </w:r>
    </w:p>
    <w:p w14:paraId="1D87B686" w14:textId="1018794F" w:rsidR="001E194E" w:rsidRDefault="00286DFC" w:rsidP="00C60562">
      <w:r>
        <w:t>Click on Confirmation message shown.</w:t>
      </w:r>
    </w:p>
    <w:p w14:paraId="5BBA8B4F" w14:textId="77777777" w:rsidR="00AC00AF" w:rsidRDefault="00AC641A" w:rsidP="002A08E4">
      <w:pPr>
        <w:keepNext/>
      </w:pPr>
      <w:r>
        <w:rPr>
          <w:noProof/>
          <w:lang w:eastAsia="en-IN"/>
        </w:rPr>
        <w:drawing>
          <wp:inline distT="0" distB="0" distL="0" distR="0" wp14:anchorId="45FCA334" wp14:editId="080DCAA6">
            <wp:extent cx="4391025" cy="15240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1524000"/>
                    </a:xfrm>
                    <a:prstGeom prst="rect">
                      <a:avLst/>
                    </a:prstGeom>
                    <a:ln>
                      <a:solidFill>
                        <a:schemeClr val="accent1"/>
                      </a:solidFill>
                    </a:ln>
                  </pic:spPr>
                </pic:pic>
              </a:graphicData>
            </a:graphic>
          </wp:inline>
        </w:drawing>
      </w:r>
    </w:p>
    <w:p w14:paraId="13ACA6FD" w14:textId="4A891FB8" w:rsidR="00AC641A" w:rsidRDefault="00AC00AF" w:rsidP="002A08E4">
      <w:pPr>
        <w:pStyle w:val="Caption"/>
      </w:pPr>
      <w:r>
        <w:t xml:space="preserve">Figure </w:t>
      </w:r>
      <w:r w:rsidR="005C4E89">
        <w:fldChar w:fldCharType="begin"/>
      </w:r>
      <w:r w:rsidR="005C4E89">
        <w:instrText xml:space="preserve"> SEQ Figure \* ARABIC </w:instrText>
      </w:r>
      <w:r w:rsidR="005C4E89">
        <w:fldChar w:fldCharType="separate"/>
      </w:r>
      <w:r>
        <w:rPr>
          <w:noProof/>
        </w:rPr>
        <w:t>10</w:t>
      </w:r>
      <w:r w:rsidR="005C4E89">
        <w:rPr>
          <w:noProof/>
        </w:rPr>
        <w:fldChar w:fldCharType="end"/>
      </w:r>
      <w:r>
        <w:t xml:space="preserve"> Confirmation message</w:t>
      </w:r>
    </w:p>
    <w:p w14:paraId="426C17C4" w14:textId="77777777" w:rsidR="00AC00AF" w:rsidRDefault="001E194E" w:rsidP="002A08E4">
      <w:pPr>
        <w:keepNext/>
      </w:pPr>
      <w:r>
        <w:rPr>
          <w:noProof/>
          <w:lang w:eastAsia="en-IN"/>
        </w:rPr>
        <w:lastRenderedPageBreak/>
        <w:drawing>
          <wp:inline distT="0" distB="0" distL="0" distR="0" wp14:anchorId="7101288B" wp14:editId="2846F578">
            <wp:extent cx="5731510" cy="4028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28440"/>
                    </a:xfrm>
                    <a:prstGeom prst="rect">
                      <a:avLst/>
                    </a:prstGeom>
                  </pic:spPr>
                </pic:pic>
              </a:graphicData>
            </a:graphic>
          </wp:inline>
        </w:drawing>
      </w:r>
    </w:p>
    <w:p w14:paraId="11666D85" w14:textId="6A4E64AA" w:rsidR="001E194E" w:rsidRPr="00C60562" w:rsidRDefault="00AC00AF" w:rsidP="002A08E4">
      <w:pPr>
        <w:pStyle w:val="Caption"/>
      </w:pPr>
      <w:r>
        <w:t xml:space="preserve">Figure </w:t>
      </w:r>
      <w:r w:rsidR="005C4E89">
        <w:fldChar w:fldCharType="begin"/>
      </w:r>
      <w:r w:rsidR="005C4E89">
        <w:instrText xml:space="preserve"> SEQ Figure \* ARABIC </w:instrText>
      </w:r>
      <w:r w:rsidR="005C4E89">
        <w:fldChar w:fldCharType="separate"/>
      </w:r>
      <w:r>
        <w:rPr>
          <w:noProof/>
        </w:rPr>
        <w:t>11</w:t>
      </w:r>
      <w:r w:rsidR="005C4E89">
        <w:rPr>
          <w:noProof/>
        </w:rPr>
        <w:fldChar w:fldCharType="end"/>
      </w:r>
      <w:r>
        <w:t xml:space="preserve"> Operation in progress</w:t>
      </w:r>
    </w:p>
    <w:p w14:paraId="7141B84E" w14:textId="71D848A7" w:rsidR="00AC00AF" w:rsidRDefault="00AC00AF" w:rsidP="002A08E4">
      <w:pPr>
        <w:pStyle w:val="BodyCopy"/>
      </w:pPr>
      <w:r>
        <w:t>After completion summary will be shown as below</w:t>
      </w:r>
    </w:p>
    <w:p w14:paraId="0018E0D6" w14:textId="77777777" w:rsidR="003E41D7" w:rsidRDefault="00AC00AF" w:rsidP="002A08E4">
      <w:pPr>
        <w:keepNext/>
      </w:pPr>
      <w:r>
        <w:rPr>
          <w:noProof/>
          <w:lang w:eastAsia="en-IN"/>
        </w:rPr>
        <w:lastRenderedPageBreak/>
        <w:drawing>
          <wp:inline distT="0" distB="0" distL="0" distR="0" wp14:anchorId="3E79CA96" wp14:editId="51457CF9">
            <wp:extent cx="5731510" cy="4028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28440"/>
                    </a:xfrm>
                    <a:prstGeom prst="rect">
                      <a:avLst/>
                    </a:prstGeom>
                  </pic:spPr>
                </pic:pic>
              </a:graphicData>
            </a:graphic>
          </wp:inline>
        </w:drawing>
      </w:r>
    </w:p>
    <w:p w14:paraId="5609EF1F" w14:textId="7CAC1D3D" w:rsidR="00AC00AF" w:rsidRPr="00AC00AF" w:rsidRDefault="003E41D7" w:rsidP="002A08E4">
      <w:pPr>
        <w:pStyle w:val="Caption"/>
      </w:pPr>
      <w:r>
        <w:t xml:space="preserve">Figure </w:t>
      </w:r>
      <w:r w:rsidR="005C4E89">
        <w:fldChar w:fldCharType="begin"/>
      </w:r>
      <w:r w:rsidR="005C4E89">
        <w:instrText xml:space="preserve"> SEQ Figure \* ARABIC </w:instrText>
      </w:r>
      <w:r w:rsidR="005C4E89">
        <w:fldChar w:fldCharType="separate"/>
      </w:r>
      <w:r>
        <w:rPr>
          <w:noProof/>
        </w:rPr>
        <w:t>12</w:t>
      </w:r>
      <w:r w:rsidR="005C4E89">
        <w:rPr>
          <w:noProof/>
        </w:rPr>
        <w:fldChar w:fldCharType="end"/>
      </w:r>
      <w:r>
        <w:t xml:space="preserve"> Summary</w:t>
      </w:r>
    </w:p>
    <w:p w14:paraId="01488459" w14:textId="059E93BC" w:rsidR="00AC00AF" w:rsidRPr="00AC00AF" w:rsidRDefault="005349DE" w:rsidP="002A08E4">
      <w:r>
        <w:t>Click ‘Generate Document’ if you want to generate assessment reports.</w:t>
      </w:r>
    </w:p>
    <w:p w14:paraId="028C0282" w14:textId="5D70AF65" w:rsidR="00FA4976" w:rsidRDefault="00FA4976">
      <w:pPr>
        <w:pStyle w:val="Heading2"/>
      </w:pPr>
      <w:bookmarkStart w:id="26" w:name="_Toc417995056"/>
      <w:r>
        <w:t xml:space="preserve">What to </w:t>
      </w:r>
      <w:r w:rsidR="00C27850">
        <w:t>E</w:t>
      </w:r>
      <w:r>
        <w:t>xpect</w:t>
      </w:r>
      <w:bookmarkEnd w:id="26"/>
    </w:p>
    <w:p w14:paraId="5048EB8D" w14:textId="30E023C5" w:rsidR="00FA4976" w:rsidRDefault="00FA4976">
      <w:r>
        <w:t xml:space="preserve">The tool reads all files from given solution (customization file and client side) and visual studio solution and assess them to migrate at given CRM version. Tool writes its </w:t>
      </w:r>
      <w:r w:rsidR="00C27850">
        <w:t xml:space="preserve">results </w:t>
      </w:r>
      <w:r>
        <w:t xml:space="preserve">in </w:t>
      </w:r>
      <w:r w:rsidR="00C27850">
        <w:t xml:space="preserve">the </w:t>
      </w:r>
      <w:r>
        <w:t>output assessment report files listed below</w:t>
      </w:r>
      <w:r w:rsidR="00C27850">
        <w:t>.</w:t>
      </w:r>
    </w:p>
    <w:p w14:paraId="18814E27" w14:textId="77777777" w:rsidR="00FA4976" w:rsidRDefault="00FA4976" w:rsidP="00FA4976">
      <w:pPr>
        <w:pStyle w:val="ListParagraph"/>
        <w:numPr>
          <w:ilvl w:val="0"/>
          <w:numId w:val="5"/>
        </w:numPr>
      </w:pPr>
      <w:r w:rsidRPr="00F7496D">
        <w:t>AutoGenerat</w:t>
      </w:r>
      <w:r>
        <w:t>ed_FitGapAnalysis&lt;Timestamp&gt;.xlsx</w:t>
      </w:r>
    </w:p>
    <w:p w14:paraId="339FF50D" w14:textId="77777777" w:rsidR="00FA4976" w:rsidRDefault="00FA4976" w:rsidP="00FA4976">
      <w:pPr>
        <w:pStyle w:val="ListParagraph"/>
        <w:numPr>
          <w:ilvl w:val="0"/>
          <w:numId w:val="5"/>
        </w:numPr>
      </w:pPr>
      <w:r w:rsidRPr="00F7496D">
        <w:t>AutoGenerated_UpgradeAssessment</w:t>
      </w:r>
      <w:r>
        <w:t>.docx</w:t>
      </w:r>
    </w:p>
    <w:p w14:paraId="1A88C71F" w14:textId="77777777" w:rsidR="00FA4976" w:rsidRDefault="00FA4976" w:rsidP="00FA4976">
      <w:pPr>
        <w:pStyle w:val="ListParagraph"/>
        <w:numPr>
          <w:ilvl w:val="0"/>
          <w:numId w:val="5"/>
        </w:numPr>
      </w:pPr>
      <w:r w:rsidRPr="00F7496D">
        <w:t>AutoGenerated_UpgradeAssessment</w:t>
      </w:r>
      <w:r>
        <w:t>.pdf</w:t>
      </w:r>
    </w:p>
    <w:p w14:paraId="4DC9B057" w14:textId="77777777" w:rsidR="00FA4976" w:rsidRDefault="002E6F7D" w:rsidP="00F87D5E">
      <w:pPr>
        <w:pStyle w:val="Heading1"/>
      </w:pPr>
      <w:bookmarkStart w:id="27" w:name="_Toc417995057"/>
      <w:r>
        <w:t>Assessment Reports</w:t>
      </w:r>
      <w:bookmarkEnd w:id="27"/>
    </w:p>
    <w:p w14:paraId="2855FC09" w14:textId="7CE7F4DC" w:rsidR="00BD5808" w:rsidRDefault="00BD5808" w:rsidP="00FD4C25">
      <w:pPr>
        <w:rPr>
          <w:noProof/>
        </w:rPr>
      </w:pPr>
      <w:r>
        <w:t xml:space="preserve">The tool generates three files as assessment report, shown in Figure </w:t>
      </w:r>
      <w:r w:rsidR="005C4E89">
        <w:fldChar w:fldCharType="begin"/>
      </w:r>
      <w:r w:rsidR="005C4E89">
        <w:instrText xml:space="preserve"> SEQ Figure \* ARABIC </w:instrText>
      </w:r>
      <w:r w:rsidR="005C4E89">
        <w:fldChar w:fldCharType="separate"/>
      </w:r>
      <w:r w:rsidR="006017F5">
        <w:rPr>
          <w:noProof/>
        </w:rPr>
        <w:t>10</w:t>
      </w:r>
      <w:r w:rsidR="005C4E89">
        <w:rPr>
          <w:noProof/>
        </w:rPr>
        <w:fldChar w:fldCharType="end"/>
      </w:r>
      <w:r>
        <w:rPr>
          <w:noProof/>
        </w:rPr>
        <w:t xml:space="preserve"> – Sample List of Documents. Details about each document as below</w:t>
      </w:r>
    </w:p>
    <w:p w14:paraId="323B4968" w14:textId="0FFF9233" w:rsidR="00BD5808" w:rsidRDefault="00BD5808" w:rsidP="00FD4C25">
      <w:pPr>
        <w:pStyle w:val="Heading2"/>
      </w:pPr>
      <w:bookmarkStart w:id="28" w:name="_Toc417995058"/>
      <w:r w:rsidRPr="00F7496D">
        <w:t>AutoGenerat</w:t>
      </w:r>
      <w:r>
        <w:t>ed_FitGapAnalysis.xlsx</w:t>
      </w:r>
      <w:bookmarkEnd w:id="28"/>
    </w:p>
    <w:p w14:paraId="5801D7EF" w14:textId="2B363E3A" w:rsidR="004966B1" w:rsidRDefault="00BF7806" w:rsidP="00323388">
      <w:r>
        <w:t>This excel file gives detailed analysis of assessment, it contains sheets listed below</w:t>
      </w:r>
    </w:p>
    <w:p w14:paraId="683097A3" w14:textId="50A570C3" w:rsidR="00BF7806" w:rsidRDefault="000331C6" w:rsidP="00C86D6F">
      <w:pPr>
        <w:pStyle w:val="Heading3"/>
      </w:pPr>
      <w:bookmarkStart w:id="29" w:name="_Toc417995059"/>
      <w:r w:rsidRPr="000331C6">
        <w:t>CustomerDetails</w:t>
      </w:r>
      <w:bookmarkEnd w:id="29"/>
    </w:p>
    <w:p w14:paraId="26CE5F3B" w14:textId="69A98738" w:rsidR="004B54A3" w:rsidRPr="00216907" w:rsidRDefault="004B54A3" w:rsidP="00876D22">
      <w:pPr>
        <w:pStyle w:val="Caption"/>
        <w:rPr>
          <w:i/>
          <w:iCs/>
          <w:color w:val="auto"/>
        </w:rPr>
      </w:pPr>
      <w:r w:rsidRPr="00216907">
        <w:rPr>
          <w:color w:val="auto"/>
        </w:rPr>
        <w:t xml:space="preserve">This sheet shows customer details, these are same as input given in first screen. This sheet will be blank if there is no information provided in first screen (refer Figure </w:t>
      </w:r>
      <w:r w:rsidRPr="00216907">
        <w:rPr>
          <w:i/>
          <w:iCs/>
          <w:color w:val="auto"/>
        </w:rPr>
        <w:fldChar w:fldCharType="begin"/>
      </w:r>
      <w:r w:rsidRPr="00216907">
        <w:rPr>
          <w:color w:val="auto"/>
        </w:rPr>
        <w:instrText xml:space="preserve"> SEQ Figure \* ARABIC </w:instrText>
      </w:r>
      <w:r w:rsidRPr="00216907">
        <w:rPr>
          <w:i/>
          <w:iCs/>
          <w:color w:val="auto"/>
        </w:rPr>
        <w:fldChar w:fldCharType="separate"/>
      </w:r>
      <w:r w:rsidR="006017F5">
        <w:rPr>
          <w:noProof/>
          <w:color w:val="auto"/>
        </w:rPr>
        <w:t>11</w:t>
      </w:r>
      <w:r w:rsidRPr="00216907">
        <w:rPr>
          <w:i/>
          <w:iCs/>
          <w:color w:val="auto"/>
        </w:rPr>
        <w:fldChar w:fldCharType="end"/>
      </w:r>
      <w:r w:rsidRPr="00216907">
        <w:rPr>
          <w:color w:val="auto"/>
        </w:rPr>
        <w:t xml:space="preserve"> – CRM Versions)</w:t>
      </w:r>
    </w:p>
    <w:p w14:paraId="169189C2" w14:textId="77777777" w:rsidR="00085F40" w:rsidRDefault="00085F40" w:rsidP="00C86D6F">
      <w:pPr>
        <w:pStyle w:val="Heading3"/>
      </w:pPr>
      <w:bookmarkStart w:id="30" w:name="_Toc417995060"/>
      <w:r w:rsidRPr="00085F40">
        <w:t>Summary</w:t>
      </w:r>
      <w:bookmarkEnd w:id="30"/>
    </w:p>
    <w:p w14:paraId="0E7DA38D" w14:textId="032693E4" w:rsidR="00045ADB" w:rsidRDefault="00045ADB" w:rsidP="00216907">
      <w:r>
        <w:t xml:space="preserve">This sheets shows assessment summary as pivot tables and charts. </w:t>
      </w:r>
    </w:p>
    <w:p w14:paraId="256086F8" w14:textId="1B7A6731" w:rsidR="00045ADB" w:rsidRDefault="00045ADB" w:rsidP="00BF1D35">
      <w:pPr>
        <w:pStyle w:val="Heading4"/>
      </w:pPr>
      <w:r>
        <w:lastRenderedPageBreak/>
        <w:t>User per Role</w:t>
      </w:r>
    </w:p>
    <w:p w14:paraId="18F57446" w14:textId="623B5B63" w:rsidR="00045ADB" w:rsidRDefault="00045ADB" w:rsidP="00216907">
      <w:r>
        <w:t>This chart shows no of users present in each role shown. This chart will be blank if you haven’t provided ‘</w:t>
      </w:r>
      <w:r w:rsidRPr="00045ADB">
        <w:t>DBAssessmentReport</w:t>
      </w:r>
      <w:r>
        <w:t>.xml’ file to the tool. This file is generated by another tool called DB assessment tool.</w:t>
      </w:r>
    </w:p>
    <w:p w14:paraId="513B1256" w14:textId="48095E68" w:rsidR="00045ADB" w:rsidRDefault="00045ADB" w:rsidP="00BF1D35">
      <w:pPr>
        <w:pStyle w:val="Heading4"/>
      </w:pPr>
      <w:r>
        <w:t>Customizations per Component</w:t>
      </w:r>
    </w:p>
    <w:p w14:paraId="7AEC918B" w14:textId="30EAB904" w:rsidR="00216907" w:rsidRDefault="00045ADB" w:rsidP="00216907">
      <w:r>
        <w:t xml:space="preserve">This sheet shows amount of customization done using plugins, Custom workflow Custom Code etc. Amount of customizations is given in terms of Total Keywords, Total Weightage and Total LOC </w:t>
      </w:r>
      <w:r w:rsidR="007D392F">
        <w:t>(lines</w:t>
      </w:r>
      <w:r>
        <w:t xml:space="preserve"> of code). More about these is given in next few sections</w:t>
      </w:r>
      <w:r w:rsidR="00216907">
        <w:t>.</w:t>
      </w:r>
    </w:p>
    <w:p w14:paraId="666FEBB2" w14:textId="77777777" w:rsidR="00216907" w:rsidRDefault="00216907" w:rsidP="00BF1D35">
      <w:pPr>
        <w:pStyle w:val="Heading4"/>
      </w:pPr>
      <w:r>
        <w:t>Entity Customizations</w:t>
      </w:r>
    </w:p>
    <w:p w14:paraId="2164EF23" w14:textId="388BD2F5" w:rsidR="00216907" w:rsidRDefault="00AF123C" w:rsidP="00216907">
      <w:r>
        <w:t>This chart shows no of Out of the box entities used and number of custom entities created</w:t>
      </w:r>
    </w:p>
    <w:p w14:paraId="5B7F91CD" w14:textId="04000A46" w:rsidR="00045ADB" w:rsidRDefault="00216907" w:rsidP="00BF1D35">
      <w:pPr>
        <w:pStyle w:val="Heading4"/>
      </w:pPr>
      <w:r>
        <w:t>Last three month entity usage</w:t>
      </w:r>
    </w:p>
    <w:p w14:paraId="401C9C44" w14:textId="7CBB5D09" w:rsidR="00087866" w:rsidRPr="00087866" w:rsidRDefault="00087866" w:rsidP="00087866">
      <w:r>
        <w:t>This chart shows information about entities used in last three months</w:t>
      </w:r>
    </w:p>
    <w:p w14:paraId="13371053" w14:textId="152CC8E6" w:rsidR="00085F40" w:rsidRDefault="00085F40" w:rsidP="00085F40">
      <w:pPr>
        <w:pStyle w:val="Heading3"/>
        <w:rPr>
          <w:highlight w:val="white"/>
        </w:rPr>
      </w:pPr>
      <w:bookmarkStart w:id="31" w:name="_Toc417995061"/>
      <w:r w:rsidRPr="00A27C01">
        <w:rPr>
          <w:highlight w:val="white"/>
        </w:rPr>
        <w:t>ComponentAggregates</w:t>
      </w:r>
      <w:bookmarkEnd w:id="31"/>
    </w:p>
    <w:p w14:paraId="4C5A3CB5" w14:textId="70BA1E0E" w:rsidR="00807859" w:rsidRPr="00807859" w:rsidRDefault="00807859" w:rsidP="004A55DC">
      <w:pPr>
        <w:rPr>
          <w:highlight w:val="white"/>
        </w:rPr>
      </w:pPr>
      <w:r>
        <w:rPr>
          <w:highlight w:val="white"/>
        </w:rPr>
        <w:t>This sheet shows assessment by CRM component such as Plugins, Custom Workflow etc.</w:t>
      </w:r>
    </w:p>
    <w:p w14:paraId="367747C7" w14:textId="08EAAA2A" w:rsidR="00085F40" w:rsidRDefault="00085F40" w:rsidP="00085F40">
      <w:pPr>
        <w:pStyle w:val="Heading3"/>
        <w:rPr>
          <w:highlight w:val="white"/>
        </w:rPr>
      </w:pPr>
      <w:bookmarkStart w:id="32" w:name="_Toc417995062"/>
      <w:r w:rsidRPr="00A27C01">
        <w:rPr>
          <w:highlight w:val="white"/>
        </w:rPr>
        <w:t>ComponentAggregatesBySolution,</w:t>
      </w:r>
      <w:bookmarkEnd w:id="32"/>
    </w:p>
    <w:p w14:paraId="3BE9D42E" w14:textId="091B6D13" w:rsidR="00807859" w:rsidRPr="00807859" w:rsidRDefault="00807859" w:rsidP="004A55DC">
      <w:pPr>
        <w:rPr>
          <w:highlight w:val="white"/>
        </w:rPr>
      </w:pPr>
      <w:r>
        <w:rPr>
          <w:highlight w:val="white"/>
        </w:rPr>
        <w:t>If multiple CRM solutions are provided to the tool this sheet will show assessment summary by each CRM solution.</w:t>
      </w:r>
    </w:p>
    <w:p w14:paraId="2DB301BC" w14:textId="77777777" w:rsidR="00085F40" w:rsidRDefault="00085F40" w:rsidP="00085F40">
      <w:pPr>
        <w:pStyle w:val="Heading3"/>
        <w:rPr>
          <w:highlight w:val="white"/>
        </w:rPr>
      </w:pPr>
      <w:bookmarkStart w:id="33" w:name="_Toc417995063"/>
      <w:r w:rsidRPr="00A27C01">
        <w:rPr>
          <w:highlight w:val="white"/>
        </w:rPr>
        <w:t>EntityTransaction,</w:t>
      </w:r>
      <w:bookmarkEnd w:id="33"/>
    </w:p>
    <w:p w14:paraId="2A18AA27" w14:textId="3F7CCA24" w:rsidR="00807859" w:rsidRPr="00807859" w:rsidRDefault="00807859" w:rsidP="004A55DC">
      <w:pPr>
        <w:rPr>
          <w:highlight w:val="white"/>
        </w:rPr>
      </w:pPr>
      <w:r>
        <w:rPr>
          <w:highlight w:val="white"/>
        </w:rPr>
        <w:t xml:space="preserve">This sheets shows entity transactions </w:t>
      </w:r>
      <w:r w:rsidR="005912BD">
        <w:rPr>
          <w:highlight w:val="white"/>
        </w:rPr>
        <w:t>(records</w:t>
      </w:r>
      <w:r>
        <w:rPr>
          <w:highlight w:val="white"/>
        </w:rPr>
        <w:t xml:space="preserve"> created or updated in </w:t>
      </w:r>
      <w:r w:rsidR="005912BD">
        <w:rPr>
          <w:highlight w:val="white"/>
        </w:rPr>
        <w:t>CRM)</w:t>
      </w:r>
      <w:r>
        <w:rPr>
          <w:highlight w:val="white"/>
        </w:rPr>
        <w:t xml:space="preserve"> in last three months.</w:t>
      </w:r>
    </w:p>
    <w:p w14:paraId="35D37B48" w14:textId="31639275" w:rsidR="00085F40" w:rsidRDefault="00085F40" w:rsidP="00085F40">
      <w:pPr>
        <w:pStyle w:val="Heading3"/>
        <w:rPr>
          <w:highlight w:val="white"/>
        </w:rPr>
      </w:pPr>
      <w:bookmarkStart w:id="34" w:name="_Toc417995064"/>
      <w:r w:rsidRPr="00A27C01">
        <w:rPr>
          <w:highlight w:val="white"/>
        </w:rPr>
        <w:t>JScript</w:t>
      </w:r>
      <w:bookmarkEnd w:id="34"/>
    </w:p>
    <w:p w14:paraId="58FE7BAA" w14:textId="1623013D" w:rsidR="00CE2D55" w:rsidRDefault="00CE2D55" w:rsidP="0024647A">
      <w:pPr>
        <w:rPr>
          <w:highlight w:val="white"/>
        </w:rPr>
      </w:pPr>
      <w:r>
        <w:rPr>
          <w:highlight w:val="white"/>
        </w:rPr>
        <w:t xml:space="preserve">This sheet shows detailed assessment for JScript web resources found in CRM Solutions. Details such as no of lines of </w:t>
      </w:r>
      <w:r w:rsidR="005912BD">
        <w:rPr>
          <w:highlight w:val="white"/>
        </w:rPr>
        <w:t>code,</w:t>
      </w:r>
      <w:r>
        <w:rPr>
          <w:highlight w:val="white"/>
        </w:rPr>
        <w:t xml:space="preserve"> control and control event on which </w:t>
      </w:r>
      <w:r w:rsidR="0024647A">
        <w:rPr>
          <w:highlight w:val="white"/>
        </w:rPr>
        <w:t>particular</w:t>
      </w:r>
      <w:r>
        <w:rPr>
          <w:highlight w:val="white"/>
        </w:rPr>
        <w:t xml:space="preserve"> part of the code is called. </w:t>
      </w:r>
      <w:r w:rsidR="005912BD">
        <w:rPr>
          <w:highlight w:val="white"/>
        </w:rPr>
        <w:t>Occurrence</w:t>
      </w:r>
      <w:r>
        <w:rPr>
          <w:highlight w:val="white"/>
        </w:rPr>
        <w:t xml:space="preserve"> of each keyword in the file and final calculated weighted average. Weighted average is calculated as below</w:t>
      </w:r>
    </w:p>
    <w:p w14:paraId="0CDEAF01" w14:textId="57F347AB" w:rsidR="00CE2D55" w:rsidRDefault="00CE2D55" w:rsidP="0024647A">
      <w:pPr>
        <w:rPr>
          <w:highlight w:val="white"/>
        </w:rPr>
      </w:pPr>
      <w:r>
        <w:rPr>
          <w:highlight w:val="white"/>
        </w:rPr>
        <w:t>Weighted Average=</w:t>
      </w:r>
      <w:r w:rsidR="005912BD">
        <w:rPr>
          <w:highlight w:val="white"/>
        </w:rPr>
        <w:t>Sum (</w:t>
      </w:r>
      <w:r>
        <w:rPr>
          <w:highlight w:val="white"/>
        </w:rPr>
        <w:t>A1+A2……+An)</w:t>
      </w:r>
    </w:p>
    <w:p w14:paraId="79C0C1A3" w14:textId="4B623694" w:rsidR="00CE2D55" w:rsidRDefault="00CE2D55" w:rsidP="0024647A">
      <w:pPr>
        <w:rPr>
          <w:highlight w:val="white"/>
        </w:rPr>
      </w:pPr>
      <w:r>
        <w:rPr>
          <w:highlight w:val="white"/>
        </w:rPr>
        <w:t>Where A=Keyword</w:t>
      </w:r>
      <w:r w:rsidR="00A26ABD">
        <w:rPr>
          <w:highlight w:val="white"/>
        </w:rPr>
        <w:t xml:space="preserve"> 1</w:t>
      </w:r>
      <w:r>
        <w:rPr>
          <w:highlight w:val="white"/>
        </w:rPr>
        <w:t xml:space="preserve"> </w:t>
      </w:r>
      <w:r w:rsidR="00A26ABD">
        <w:rPr>
          <w:highlight w:val="white"/>
        </w:rPr>
        <w:t>occurrence</w:t>
      </w:r>
      <w:r>
        <w:rPr>
          <w:highlight w:val="white"/>
        </w:rPr>
        <w:t xml:space="preserve"> * Weightage </w:t>
      </w:r>
    </w:p>
    <w:p w14:paraId="0A3634FA" w14:textId="3386D592" w:rsidR="00CE2D55" w:rsidRPr="00CE2D55" w:rsidRDefault="00CE2D55" w:rsidP="0024647A">
      <w:pPr>
        <w:rPr>
          <w:highlight w:val="white"/>
        </w:rPr>
      </w:pPr>
      <w:r>
        <w:rPr>
          <w:highlight w:val="white"/>
        </w:rPr>
        <w:t>Here Weightage for each keyword is specified in config file ‘</w:t>
      </w:r>
      <w:r w:rsidRPr="00CE2D55">
        <w:t>ClientSideMappings</w:t>
      </w:r>
      <w:r>
        <w:t>.xml’</w:t>
      </w:r>
    </w:p>
    <w:p w14:paraId="5408597E" w14:textId="2B11420A" w:rsidR="00085F40" w:rsidRDefault="00085F40" w:rsidP="00085F40">
      <w:pPr>
        <w:pStyle w:val="Heading3"/>
        <w:rPr>
          <w:highlight w:val="white"/>
        </w:rPr>
      </w:pPr>
      <w:bookmarkStart w:id="35" w:name="_Toc417995065"/>
      <w:r w:rsidRPr="00A27C01">
        <w:rPr>
          <w:highlight w:val="white"/>
        </w:rPr>
        <w:t>Plugins</w:t>
      </w:r>
      <w:bookmarkEnd w:id="35"/>
    </w:p>
    <w:p w14:paraId="35452B5B" w14:textId="283F6796" w:rsidR="00A26ABD" w:rsidRDefault="00A26ABD" w:rsidP="004A55DC">
      <w:pPr>
        <w:rPr>
          <w:highlight w:val="white"/>
        </w:rPr>
      </w:pPr>
      <w:r>
        <w:rPr>
          <w:highlight w:val="white"/>
        </w:rPr>
        <w:t xml:space="preserve">This sheet shows assessment for plugin code, it shows Visual studio solution and project name in which the plugin file is present, full file path, Name of the file, file category it will be always Plugin </w:t>
      </w:r>
      <w:r w:rsidR="005912BD">
        <w:rPr>
          <w:highlight w:val="white"/>
        </w:rPr>
        <w:t>(in</w:t>
      </w:r>
      <w:r>
        <w:rPr>
          <w:highlight w:val="white"/>
        </w:rPr>
        <w:t xml:space="preserve"> case of plugin files), Lines of code and Weighted average for the file and </w:t>
      </w:r>
      <w:r w:rsidR="004A55DC">
        <w:rPr>
          <w:highlight w:val="white"/>
        </w:rPr>
        <w:t>occurrence</w:t>
      </w:r>
      <w:r>
        <w:rPr>
          <w:highlight w:val="white"/>
        </w:rPr>
        <w:t xml:space="preserve"> of each keyword found in the file. Weighted average is calculated as below</w:t>
      </w:r>
    </w:p>
    <w:p w14:paraId="08767379" w14:textId="494E6B81" w:rsidR="00A26ABD" w:rsidRDefault="00A26ABD" w:rsidP="00A26ABD">
      <w:pPr>
        <w:rPr>
          <w:highlight w:val="white"/>
        </w:rPr>
      </w:pPr>
      <w:r>
        <w:rPr>
          <w:highlight w:val="white"/>
        </w:rPr>
        <w:t>File Weighted Average=</w:t>
      </w:r>
      <w:r w:rsidR="00463D35">
        <w:rPr>
          <w:highlight w:val="white"/>
        </w:rPr>
        <w:t>Sum (</w:t>
      </w:r>
      <w:r>
        <w:rPr>
          <w:highlight w:val="white"/>
        </w:rPr>
        <w:t>A1+A2……+An)</w:t>
      </w:r>
    </w:p>
    <w:p w14:paraId="43388E59" w14:textId="77777777" w:rsidR="00A26ABD" w:rsidRDefault="00A26ABD" w:rsidP="00A26ABD">
      <w:pPr>
        <w:rPr>
          <w:highlight w:val="white"/>
        </w:rPr>
      </w:pPr>
      <w:r>
        <w:rPr>
          <w:highlight w:val="white"/>
        </w:rPr>
        <w:t xml:space="preserve">Where A=Keyword 1 occurrence * Weightage </w:t>
      </w:r>
    </w:p>
    <w:p w14:paraId="6BB9B84F" w14:textId="5924021D" w:rsidR="00A26ABD" w:rsidRPr="00CE2D55" w:rsidRDefault="00A26ABD" w:rsidP="00A26ABD">
      <w:pPr>
        <w:rPr>
          <w:highlight w:val="white"/>
        </w:rPr>
      </w:pPr>
      <w:r>
        <w:rPr>
          <w:highlight w:val="white"/>
        </w:rPr>
        <w:t>Here Weightage for each keyword is specified in config file ‘</w:t>
      </w:r>
      <w:r w:rsidRPr="00A26ABD">
        <w:t>ServerSideCodeMappings</w:t>
      </w:r>
      <w:r>
        <w:t>.xml’</w:t>
      </w:r>
    </w:p>
    <w:p w14:paraId="0D68DF2D" w14:textId="2375B106" w:rsidR="00085F40" w:rsidRDefault="00085F40" w:rsidP="00085F40">
      <w:pPr>
        <w:pStyle w:val="Heading3"/>
        <w:rPr>
          <w:highlight w:val="white"/>
        </w:rPr>
      </w:pPr>
      <w:bookmarkStart w:id="36" w:name="_Toc417995066"/>
      <w:r w:rsidRPr="00A27C01">
        <w:rPr>
          <w:highlight w:val="white"/>
        </w:rPr>
        <w:t>Workflows</w:t>
      </w:r>
      <w:bookmarkEnd w:id="36"/>
    </w:p>
    <w:p w14:paraId="48B4F324" w14:textId="2E3F3E06" w:rsidR="0024647A" w:rsidRPr="0024647A" w:rsidRDefault="0024647A" w:rsidP="001A6078">
      <w:pPr>
        <w:rPr>
          <w:highlight w:val="white"/>
        </w:rPr>
      </w:pPr>
      <w:r>
        <w:rPr>
          <w:highlight w:val="white"/>
        </w:rPr>
        <w:t xml:space="preserve">This sheet shows assessment for </w:t>
      </w:r>
      <w:r w:rsidR="00EB3391">
        <w:rPr>
          <w:highlight w:val="white"/>
        </w:rPr>
        <w:t xml:space="preserve">workflow </w:t>
      </w:r>
      <w:r>
        <w:rPr>
          <w:highlight w:val="white"/>
        </w:rPr>
        <w:t xml:space="preserve">code, </w:t>
      </w:r>
      <w:r w:rsidR="00EB3391">
        <w:rPr>
          <w:highlight w:val="white"/>
        </w:rPr>
        <w:t xml:space="preserve">details and </w:t>
      </w:r>
      <w:r w:rsidR="00F172DE">
        <w:rPr>
          <w:highlight w:val="white"/>
        </w:rPr>
        <w:t>calculations</w:t>
      </w:r>
      <w:r w:rsidR="00EB3391">
        <w:rPr>
          <w:highlight w:val="white"/>
        </w:rPr>
        <w:t xml:space="preserve"> are same as plugins.</w:t>
      </w:r>
    </w:p>
    <w:p w14:paraId="6B53CFD3" w14:textId="4034EBFF" w:rsidR="00085F40" w:rsidRDefault="00085F40" w:rsidP="00085F40">
      <w:pPr>
        <w:pStyle w:val="Heading3"/>
        <w:rPr>
          <w:highlight w:val="white"/>
        </w:rPr>
      </w:pPr>
      <w:bookmarkStart w:id="37" w:name="_Toc417995067"/>
      <w:r w:rsidRPr="00A27C01">
        <w:rPr>
          <w:highlight w:val="white"/>
        </w:rPr>
        <w:lastRenderedPageBreak/>
        <w:t>CustomApplications</w:t>
      </w:r>
      <w:bookmarkEnd w:id="37"/>
    </w:p>
    <w:p w14:paraId="44159CB3" w14:textId="22255839" w:rsidR="001A6078" w:rsidRPr="0024647A" w:rsidRDefault="001A6078" w:rsidP="001A6078">
      <w:pPr>
        <w:rPr>
          <w:highlight w:val="white"/>
        </w:rPr>
      </w:pPr>
      <w:r>
        <w:rPr>
          <w:highlight w:val="white"/>
        </w:rPr>
        <w:t>This sheet shows assessment for code which is not identified as Plugin or Workflow, details and calculations are same as plugins.</w:t>
      </w:r>
    </w:p>
    <w:p w14:paraId="1A227002" w14:textId="77777777" w:rsidR="00E24F30" w:rsidRDefault="00085F40" w:rsidP="00085F40">
      <w:pPr>
        <w:pStyle w:val="Heading3"/>
        <w:rPr>
          <w:highlight w:val="white"/>
        </w:rPr>
      </w:pPr>
      <w:bookmarkStart w:id="38" w:name="_Toc417995068"/>
      <w:r w:rsidRPr="00A27C01">
        <w:rPr>
          <w:highlight w:val="white"/>
        </w:rPr>
        <w:t>KB_DotNetCode</w:t>
      </w:r>
      <w:bookmarkEnd w:id="38"/>
    </w:p>
    <w:p w14:paraId="75D8703B" w14:textId="02EB67A6" w:rsidR="00463D35" w:rsidRPr="00D560F0" w:rsidRDefault="00E24F30" w:rsidP="000A3BC0">
      <w:pPr>
        <w:pStyle w:val="BodyCopy"/>
        <w:rPr>
          <w:rFonts w:eastAsiaTheme="minorHAnsi"/>
          <w:highlight w:val="white"/>
        </w:rPr>
      </w:pPr>
      <w:r w:rsidRPr="00E24F30">
        <w:rPr>
          <w:rFonts w:eastAsiaTheme="minorHAnsi"/>
          <w:highlight w:val="white"/>
        </w:rPr>
        <w:t xml:space="preserve">This sheet shows keywords found in server side code and its Weight specified in config file, </w:t>
      </w:r>
      <w:r w:rsidR="005912BD" w:rsidRPr="00E24F30">
        <w:rPr>
          <w:rFonts w:eastAsiaTheme="minorHAnsi"/>
          <w:highlight w:val="white"/>
        </w:rPr>
        <w:t>recommended</w:t>
      </w:r>
      <w:r w:rsidRPr="00E24F30">
        <w:rPr>
          <w:rFonts w:eastAsiaTheme="minorHAnsi"/>
          <w:highlight w:val="white"/>
        </w:rPr>
        <w:t xml:space="preserve"> replacement keyword and </w:t>
      </w:r>
      <w:r w:rsidR="00463D35">
        <w:rPr>
          <w:rFonts w:eastAsiaTheme="minorHAnsi"/>
          <w:highlight w:val="white"/>
        </w:rPr>
        <w:t xml:space="preserve">Category (for detail refer </w:t>
      </w:r>
      <w:r w:rsidR="005912BD">
        <w:rPr>
          <w:rFonts w:eastAsiaTheme="minorHAnsi"/>
          <w:highlight w:val="white"/>
        </w:rPr>
        <w:t>appendix)</w:t>
      </w:r>
    </w:p>
    <w:p w14:paraId="7462834F" w14:textId="18D3EAB9" w:rsidR="00085F40" w:rsidRDefault="00085F40" w:rsidP="00085F40">
      <w:pPr>
        <w:pStyle w:val="Heading3"/>
        <w:rPr>
          <w:highlight w:val="white"/>
        </w:rPr>
      </w:pPr>
      <w:bookmarkStart w:id="39" w:name="_Toc417995069"/>
      <w:r w:rsidRPr="00A27C01">
        <w:rPr>
          <w:highlight w:val="white"/>
        </w:rPr>
        <w:t>KB_JScript</w:t>
      </w:r>
      <w:bookmarkEnd w:id="39"/>
    </w:p>
    <w:p w14:paraId="6193EC06" w14:textId="7835D138" w:rsidR="00463D35" w:rsidRPr="005D2CA5" w:rsidRDefault="00463D35" w:rsidP="000A3BC0">
      <w:pPr>
        <w:rPr>
          <w:highlight w:val="white"/>
        </w:rPr>
      </w:pPr>
      <w:r w:rsidRPr="00E24F30">
        <w:rPr>
          <w:highlight w:val="white"/>
        </w:rPr>
        <w:t xml:space="preserve">This sheet shows keywords found in </w:t>
      </w:r>
      <w:r>
        <w:rPr>
          <w:highlight w:val="white"/>
        </w:rPr>
        <w:t xml:space="preserve">client </w:t>
      </w:r>
      <w:r w:rsidRPr="00E24F30">
        <w:rPr>
          <w:highlight w:val="white"/>
        </w:rPr>
        <w:t xml:space="preserve">side code and its Weight specified in config file, </w:t>
      </w:r>
      <w:r w:rsidR="005912BD" w:rsidRPr="00E24F30">
        <w:rPr>
          <w:highlight w:val="white"/>
        </w:rPr>
        <w:t>recommended</w:t>
      </w:r>
      <w:r w:rsidRPr="00E24F30">
        <w:rPr>
          <w:highlight w:val="white"/>
        </w:rPr>
        <w:t xml:space="preserve"> replacement keyword and </w:t>
      </w:r>
      <w:r>
        <w:rPr>
          <w:highlight w:val="white"/>
        </w:rPr>
        <w:t xml:space="preserve">Category (for detail refer </w:t>
      </w:r>
      <w:r w:rsidR="005912BD">
        <w:rPr>
          <w:highlight w:val="white"/>
        </w:rPr>
        <w:t>appendix)</w:t>
      </w:r>
    </w:p>
    <w:p w14:paraId="15A4380A" w14:textId="51BA7E66" w:rsidR="008349CB" w:rsidRDefault="00085F40" w:rsidP="00085F40">
      <w:pPr>
        <w:pStyle w:val="Heading3"/>
        <w:rPr>
          <w:highlight w:val="white"/>
        </w:rPr>
      </w:pPr>
      <w:bookmarkStart w:id="40" w:name="_Toc417995070"/>
      <w:r w:rsidRPr="00A27C01">
        <w:rPr>
          <w:highlight w:val="white"/>
        </w:rPr>
        <w:t>Sitemap</w:t>
      </w:r>
      <w:bookmarkEnd w:id="40"/>
    </w:p>
    <w:p w14:paraId="1592A3B1" w14:textId="3FE98B22" w:rsidR="008349CB" w:rsidRDefault="008349CB" w:rsidP="00AD73DD">
      <w:pPr>
        <w:rPr>
          <w:highlight w:val="white"/>
        </w:rPr>
      </w:pPr>
      <w:r w:rsidRPr="004D6B4F">
        <w:rPr>
          <w:highlight w:val="white"/>
        </w:rPr>
        <w:t>This sheet shows sitemap customizations done in source CRM application</w:t>
      </w:r>
    </w:p>
    <w:p w14:paraId="29569EBB" w14:textId="2E68FF18" w:rsidR="00085F40" w:rsidRDefault="00085F40" w:rsidP="00085F40">
      <w:pPr>
        <w:pStyle w:val="Heading3"/>
        <w:rPr>
          <w:highlight w:val="white"/>
        </w:rPr>
      </w:pPr>
      <w:bookmarkStart w:id="41" w:name="_Toc417995071"/>
      <w:r w:rsidRPr="00A27C01">
        <w:rPr>
          <w:highlight w:val="white"/>
        </w:rPr>
        <w:t>ISV</w:t>
      </w:r>
      <w:bookmarkEnd w:id="41"/>
    </w:p>
    <w:p w14:paraId="6AF7CF12" w14:textId="4C592D10" w:rsidR="008349CB" w:rsidRPr="008349CB" w:rsidRDefault="008349CB" w:rsidP="00D560F0">
      <w:pPr>
        <w:rPr>
          <w:highlight w:val="white"/>
        </w:rPr>
      </w:pPr>
      <w:r>
        <w:rPr>
          <w:highlight w:val="white"/>
        </w:rPr>
        <w:t>In case of CRM 4 this sheet shows changes made to ISV</w:t>
      </w:r>
    </w:p>
    <w:p w14:paraId="1FC04F21" w14:textId="6FDEFAD1" w:rsidR="00D560F0" w:rsidRDefault="00085F40" w:rsidP="00085F40">
      <w:pPr>
        <w:pStyle w:val="Heading3"/>
        <w:rPr>
          <w:highlight w:val="white"/>
        </w:rPr>
      </w:pPr>
      <w:bookmarkStart w:id="42" w:name="_Toc417995072"/>
      <w:r w:rsidRPr="00A27C01">
        <w:rPr>
          <w:highlight w:val="white"/>
        </w:rPr>
        <w:t>Plugins St</w:t>
      </w:r>
      <w:r w:rsidR="00D560F0">
        <w:rPr>
          <w:highlight w:val="white"/>
        </w:rPr>
        <w:t>e</w:t>
      </w:r>
      <w:r w:rsidRPr="00A27C01">
        <w:rPr>
          <w:highlight w:val="white"/>
        </w:rPr>
        <w:t>ps</w:t>
      </w:r>
      <w:bookmarkEnd w:id="42"/>
    </w:p>
    <w:p w14:paraId="75FFB686" w14:textId="4716E5E2" w:rsidR="00085F40" w:rsidRPr="004D6B4F" w:rsidRDefault="001B6ED0" w:rsidP="00AD73DD">
      <w:pPr>
        <w:rPr>
          <w:highlight w:val="white"/>
        </w:rPr>
      </w:pPr>
      <w:r w:rsidRPr="004D6B4F">
        <w:rPr>
          <w:highlight w:val="white"/>
        </w:rPr>
        <w:t xml:space="preserve">This sheets shows details about plugin registration steps. </w:t>
      </w:r>
    </w:p>
    <w:p w14:paraId="512DB1E8" w14:textId="44AD854A" w:rsidR="00085F40" w:rsidRDefault="00085F40" w:rsidP="00085F40">
      <w:pPr>
        <w:pStyle w:val="Heading3"/>
        <w:rPr>
          <w:highlight w:val="white"/>
        </w:rPr>
      </w:pPr>
      <w:bookmarkStart w:id="43" w:name="_Toc417995073"/>
      <w:r w:rsidRPr="00A27C01">
        <w:rPr>
          <w:highlight w:val="white"/>
        </w:rPr>
        <w:t>Reports</w:t>
      </w:r>
      <w:bookmarkEnd w:id="43"/>
    </w:p>
    <w:p w14:paraId="2F4B0D6C" w14:textId="596C147C" w:rsidR="001B6ED0" w:rsidRPr="001B6ED0" w:rsidRDefault="001B6ED0" w:rsidP="004D6B4F">
      <w:pPr>
        <w:rPr>
          <w:highlight w:val="white"/>
        </w:rPr>
      </w:pPr>
      <w:r>
        <w:rPr>
          <w:highlight w:val="white"/>
        </w:rPr>
        <w:t>All the SSRS reports found in solution are analysed and summary is given in this sheet</w:t>
      </w:r>
    </w:p>
    <w:p w14:paraId="340D4783" w14:textId="77777777" w:rsidR="001B6ED0" w:rsidRDefault="00085F40" w:rsidP="00085F40">
      <w:pPr>
        <w:pStyle w:val="Heading3"/>
        <w:rPr>
          <w:highlight w:val="white"/>
        </w:rPr>
      </w:pPr>
      <w:bookmarkStart w:id="44" w:name="_Toc417995074"/>
      <w:r w:rsidRPr="00A27C01">
        <w:rPr>
          <w:highlight w:val="white"/>
        </w:rPr>
        <w:t>DB_EntityTransactionDetails</w:t>
      </w:r>
      <w:bookmarkEnd w:id="44"/>
    </w:p>
    <w:p w14:paraId="0B73623D" w14:textId="42011015" w:rsidR="00085F40" w:rsidRPr="004D6B4F" w:rsidRDefault="001B6ED0" w:rsidP="00AD73DD">
      <w:pPr>
        <w:rPr>
          <w:highlight w:val="white"/>
        </w:rPr>
      </w:pPr>
      <w:r w:rsidRPr="004D6B4F">
        <w:rPr>
          <w:highlight w:val="white"/>
        </w:rPr>
        <w:t>This sheet gives details for entities used frequently in last three months</w:t>
      </w:r>
    </w:p>
    <w:p w14:paraId="24378751" w14:textId="64559F7A" w:rsidR="00085F40" w:rsidRDefault="00085F40" w:rsidP="00085F40">
      <w:pPr>
        <w:pStyle w:val="Heading3"/>
        <w:rPr>
          <w:highlight w:val="white"/>
        </w:rPr>
      </w:pPr>
      <w:bookmarkStart w:id="45" w:name="_Toc417995075"/>
      <w:r w:rsidRPr="00A27C01">
        <w:rPr>
          <w:highlight w:val="white"/>
        </w:rPr>
        <w:t>DB_POA</w:t>
      </w:r>
      <w:bookmarkEnd w:id="45"/>
    </w:p>
    <w:p w14:paraId="54145A75" w14:textId="1EED9F72" w:rsidR="001B6ED0" w:rsidRPr="001B6ED0" w:rsidRDefault="002E57FB" w:rsidP="004D6B4F">
      <w:pPr>
        <w:rPr>
          <w:highlight w:val="white"/>
        </w:rPr>
      </w:pPr>
      <w:r>
        <w:rPr>
          <w:highlight w:val="white"/>
        </w:rPr>
        <w:t>Gived information from POA table from source CRM organization database</w:t>
      </w:r>
    </w:p>
    <w:p w14:paraId="6A8B0870" w14:textId="495B9497" w:rsidR="00085F40" w:rsidRDefault="00085F40" w:rsidP="00085F40">
      <w:pPr>
        <w:pStyle w:val="Heading3"/>
        <w:rPr>
          <w:highlight w:val="white"/>
        </w:rPr>
      </w:pPr>
      <w:bookmarkStart w:id="46" w:name="_Toc417995076"/>
      <w:r w:rsidRPr="00A27C01">
        <w:rPr>
          <w:highlight w:val="white"/>
        </w:rPr>
        <w:t>DB_Size</w:t>
      </w:r>
      <w:bookmarkEnd w:id="46"/>
    </w:p>
    <w:p w14:paraId="1D0A9363" w14:textId="39C4EE91" w:rsidR="002E57FB" w:rsidRPr="00896F4A" w:rsidRDefault="002E57FB" w:rsidP="00896F4A">
      <w:pPr>
        <w:rPr>
          <w:highlight w:val="white"/>
        </w:rPr>
      </w:pPr>
      <w:r>
        <w:rPr>
          <w:highlight w:val="white"/>
        </w:rPr>
        <w:t>Gives information about database size</w:t>
      </w:r>
    </w:p>
    <w:p w14:paraId="5B6FCA0A" w14:textId="3413A9F9" w:rsidR="00085F40" w:rsidRDefault="00085F40" w:rsidP="00085F40">
      <w:pPr>
        <w:pStyle w:val="Heading3"/>
        <w:rPr>
          <w:highlight w:val="white"/>
        </w:rPr>
      </w:pPr>
      <w:bookmarkStart w:id="47" w:name="_Toc417995077"/>
      <w:r w:rsidRPr="00A27C01">
        <w:rPr>
          <w:highlight w:val="white"/>
        </w:rPr>
        <w:t>DB_MaxRecordInfo</w:t>
      </w:r>
      <w:bookmarkEnd w:id="47"/>
    </w:p>
    <w:p w14:paraId="3FC509CD" w14:textId="10FBF6EC" w:rsidR="002E57FB" w:rsidRPr="00896F4A" w:rsidRDefault="00715DCC" w:rsidP="00896F4A">
      <w:pPr>
        <w:rPr>
          <w:highlight w:val="white"/>
        </w:rPr>
      </w:pPr>
      <w:r>
        <w:rPr>
          <w:highlight w:val="white"/>
        </w:rPr>
        <w:t xml:space="preserve">Gives information no of rows in each table in </w:t>
      </w:r>
      <w:r w:rsidR="005912BD">
        <w:rPr>
          <w:highlight w:val="white"/>
        </w:rPr>
        <w:t>CRM</w:t>
      </w:r>
      <w:r>
        <w:rPr>
          <w:highlight w:val="white"/>
        </w:rPr>
        <w:t xml:space="preserve"> db. </w:t>
      </w:r>
    </w:p>
    <w:p w14:paraId="7642A0F9" w14:textId="2D3C7C8C" w:rsidR="00085F40" w:rsidRDefault="00085F40" w:rsidP="00085F40">
      <w:pPr>
        <w:pStyle w:val="Heading3"/>
        <w:rPr>
          <w:highlight w:val="white"/>
        </w:rPr>
      </w:pPr>
      <w:bookmarkStart w:id="48" w:name="_Toc417995078"/>
      <w:r w:rsidRPr="00A27C01">
        <w:rPr>
          <w:highlight w:val="white"/>
        </w:rPr>
        <w:t>Info_Workflows</w:t>
      </w:r>
      <w:bookmarkEnd w:id="48"/>
    </w:p>
    <w:p w14:paraId="5CE90A1E" w14:textId="068C5D9B" w:rsidR="002E57FB" w:rsidRPr="00896F4A" w:rsidRDefault="002E57FB" w:rsidP="00896F4A">
      <w:pPr>
        <w:rPr>
          <w:highlight w:val="white"/>
        </w:rPr>
      </w:pPr>
      <w:r>
        <w:rPr>
          <w:highlight w:val="white"/>
        </w:rPr>
        <w:t xml:space="preserve">Gives information about workflows created in </w:t>
      </w:r>
      <w:r w:rsidR="005912BD">
        <w:rPr>
          <w:highlight w:val="white"/>
        </w:rPr>
        <w:t>CRM (non</w:t>
      </w:r>
      <w:r>
        <w:rPr>
          <w:highlight w:val="white"/>
        </w:rPr>
        <w:t>-custom workflows)</w:t>
      </w:r>
    </w:p>
    <w:p w14:paraId="2E88E52D" w14:textId="51EFB609" w:rsidR="00085F40" w:rsidRDefault="00085F40" w:rsidP="00085F40">
      <w:pPr>
        <w:pStyle w:val="Heading3"/>
        <w:rPr>
          <w:highlight w:val="white"/>
        </w:rPr>
      </w:pPr>
      <w:bookmarkStart w:id="49" w:name="_Toc417995079"/>
      <w:r w:rsidRPr="00A27C01">
        <w:rPr>
          <w:highlight w:val="white"/>
        </w:rPr>
        <w:t>Info_UserAggregate</w:t>
      </w:r>
      <w:bookmarkEnd w:id="49"/>
    </w:p>
    <w:p w14:paraId="5FB42161" w14:textId="1C716001" w:rsidR="002E57FB" w:rsidRPr="00896F4A" w:rsidRDefault="002E57FB" w:rsidP="00896F4A">
      <w:pPr>
        <w:rPr>
          <w:highlight w:val="white"/>
        </w:rPr>
      </w:pPr>
      <w:r>
        <w:rPr>
          <w:highlight w:val="white"/>
        </w:rPr>
        <w:t>Gives information about number of users for specific role</w:t>
      </w:r>
    </w:p>
    <w:p w14:paraId="73BA3337" w14:textId="39864908" w:rsidR="00085F40" w:rsidRDefault="00085F40" w:rsidP="00085F40">
      <w:pPr>
        <w:pStyle w:val="Heading3"/>
        <w:rPr>
          <w:highlight w:val="white"/>
        </w:rPr>
      </w:pPr>
      <w:bookmarkStart w:id="50" w:name="_Toc417995080"/>
      <w:r w:rsidRPr="00A27C01">
        <w:rPr>
          <w:highlight w:val="white"/>
        </w:rPr>
        <w:t>Info_User</w:t>
      </w:r>
      <w:bookmarkEnd w:id="50"/>
    </w:p>
    <w:p w14:paraId="5C6AF3A8" w14:textId="0586C2FB" w:rsidR="002E57FB" w:rsidRPr="00896F4A" w:rsidRDefault="00715DCC" w:rsidP="00896F4A">
      <w:pPr>
        <w:rPr>
          <w:highlight w:val="white"/>
        </w:rPr>
      </w:pPr>
      <w:r>
        <w:rPr>
          <w:highlight w:val="white"/>
        </w:rPr>
        <w:t xml:space="preserve">Gives information about no of user has given role in each business unit. </w:t>
      </w:r>
    </w:p>
    <w:p w14:paraId="1993B812" w14:textId="2EA09BF2" w:rsidR="00085F40" w:rsidRDefault="00085F40" w:rsidP="00085F40">
      <w:pPr>
        <w:pStyle w:val="Heading3"/>
        <w:rPr>
          <w:highlight w:val="white"/>
        </w:rPr>
      </w:pPr>
      <w:bookmarkStart w:id="51" w:name="_Toc417995081"/>
      <w:r w:rsidRPr="00A27C01">
        <w:rPr>
          <w:highlight w:val="white"/>
        </w:rPr>
        <w:t>Info_Roles</w:t>
      </w:r>
      <w:bookmarkEnd w:id="51"/>
    </w:p>
    <w:p w14:paraId="1DF2C498" w14:textId="0168821E" w:rsidR="00715DCC" w:rsidRPr="00896F4A" w:rsidRDefault="00715DCC" w:rsidP="00896F4A">
      <w:pPr>
        <w:rPr>
          <w:highlight w:val="white"/>
        </w:rPr>
      </w:pPr>
      <w:r>
        <w:rPr>
          <w:highlight w:val="white"/>
        </w:rPr>
        <w:t xml:space="preserve">Gives information about roles. Role name and its </w:t>
      </w:r>
      <w:r w:rsidR="002512D7">
        <w:rPr>
          <w:highlight w:val="white"/>
        </w:rPr>
        <w:t>privileges, guid</w:t>
      </w:r>
      <w:r>
        <w:rPr>
          <w:highlight w:val="white"/>
        </w:rPr>
        <w:t xml:space="preserve"> etc.</w:t>
      </w:r>
    </w:p>
    <w:p w14:paraId="40DC5E52" w14:textId="0B7B9594" w:rsidR="00085F40" w:rsidRDefault="00085F40" w:rsidP="00085F40">
      <w:pPr>
        <w:pStyle w:val="Heading3"/>
        <w:rPr>
          <w:highlight w:val="white"/>
        </w:rPr>
      </w:pPr>
      <w:bookmarkStart w:id="52" w:name="_Toc417995082"/>
      <w:r w:rsidRPr="00A27C01">
        <w:rPr>
          <w:highlight w:val="white"/>
        </w:rPr>
        <w:t>Info_Relationships_Connections</w:t>
      </w:r>
      <w:bookmarkEnd w:id="52"/>
    </w:p>
    <w:p w14:paraId="57AFABA8" w14:textId="09591E15" w:rsidR="00715DCC" w:rsidRPr="00896F4A" w:rsidRDefault="00715DCC" w:rsidP="00896F4A">
      <w:pPr>
        <w:rPr>
          <w:highlight w:val="white"/>
        </w:rPr>
      </w:pPr>
      <w:r>
        <w:rPr>
          <w:highlight w:val="white"/>
        </w:rPr>
        <w:t>Gives information about Relationship connections created in CRM</w:t>
      </w:r>
    </w:p>
    <w:p w14:paraId="42DC0A5A" w14:textId="611B365F" w:rsidR="00BF7806" w:rsidRPr="00085F40" w:rsidRDefault="00085F40" w:rsidP="00085F40">
      <w:pPr>
        <w:pStyle w:val="Heading3"/>
      </w:pPr>
      <w:bookmarkStart w:id="53" w:name="_Toc417995083"/>
      <w:r w:rsidRPr="00A27C01">
        <w:rPr>
          <w:highlight w:val="white"/>
        </w:rPr>
        <w:lastRenderedPageBreak/>
        <w:t>Info_Entities</w:t>
      </w:r>
      <w:bookmarkEnd w:id="53"/>
    </w:p>
    <w:p w14:paraId="123ECB18" w14:textId="7CA79948" w:rsidR="00BF7806" w:rsidRPr="004966B1" w:rsidRDefault="00715DCC" w:rsidP="00896F4A">
      <w:r>
        <w:t>Gives information about entities. Information such as schema name object type code, no of custom tabs created, related DB table name etc.</w:t>
      </w:r>
    </w:p>
    <w:p w14:paraId="10684289" w14:textId="77777777" w:rsidR="00FD4C25" w:rsidRDefault="00BD5808" w:rsidP="00FD4C25">
      <w:pPr>
        <w:pStyle w:val="Heading2"/>
      </w:pPr>
      <w:bookmarkStart w:id="54" w:name="_Toc417995084"/>
      <w:r w:rsidRPr="00F7496D">
        <w:t>AutoGenerated_UpgradeAssessment</w:t>
      </w:r>
      <w:r>
        <w:t>.docx</w:t>
      </w:r>
      <w:bookmarkEnd w:id="54"/>
    </w:p>
    <w:p w14:paraId="4098590D" w14:textId="4C99E5AB" w:rsidR="004966B1" w:rsidRDefault="00DF7F03" w:rsidP="005E0EB1">
      <w:pPr>
        <w:pStyle w:val="BodyCopy"/>
      </w:pPr>
      <w:r>
        <w:t>This document gives assessment summary and short description about changes needed in code in document format.</w:t>
      </w:r>
    </w:p>
    <w:p w14:paraId="5A755D25" w14:textId="0ACD4821" w:rsidR="00BD5808" w:rsidRDefault="00BD5808" w:rsidP="00FD4C25">
      <w:pPr>
        <w:pStyle w:val="Heading2"/>
      </w:pPr>
      <w:bookmarkStart w:id="55" w:name="_Toc417995085"/>
      <w:r w:rsidRPr="00F7496D">
        <w:t>AutoGenerated_UpgradeAssessment</w:t>
      </w:r>
      <w:r>
        <w:t>.pdf</w:t>
      </w:r>
      <w:bookmarkEnd w:id="55"/>
    </w:p>
    <w:p w14:paraId="59CEE2B8" w14:textId="77777777" w:rsidR="00AE21E0" w:rsidRDefault="00AE21E0" w:rsidP="005E0EB1">
      <w:pPr>
        <w:pStyle w:val="BodyCopy"/>
      </w:pPr>
      <w:r>
        <w:t xml:space="preserve">This is .pdf version of </w:t>
      </w:r>
      <w:r w:rsidRPr="00F7496D">
        <w:t>AutoGenerated_UpgradeAssessment</w:t>
      </w:r>
      <w:r>
        <w:t>.docx</w:t>
      </w:r>
    </w:p>
    <w:p w14:paraId="32072F6F" w14:textId="77777777" w:rsidR="006C2460" w:rsidRDefault="006C2460" w:rsidP="00517882"/>
    <w:p w14:paraId="58B39049" w14:textId="77777777" w:rsidR="006C2460" w:rsidRDefault="006C2460" w:rsidP="00517882"/>
    <w:p w14:paraId="7BB32DFD" w14:textId="77777777" w:rsidR="006C2460" w:rsidRDefault="006C2460" w:rsidP="00517882"/>
    <w:p w14:paraId="23F82B36" w14:textId="77777777" w:rsidR="006C2460" w:rsidRDefault="006C2460" w:rsidP="00517882"/>
    <w:p w14:paraId="029E8A77" w14:textId="77777777" w:rsidR="006C2460" w:rsidRDefault="006C2460" w:rsidP="00517882"/>
    <w:p w14:paraId="1732B486" w14:textId="77777777" w:rsidR="006C2460" w:rsidRDefault="006C2460" w:rsidP="00517882"/>
    <w:p w14:paraId="0F44427D" w14:textId="77777777" w:rsidR="006C2460" w:rsidRDefault="006C2460" w:rsidP="00517882"/>
    <w:p w14:paraId="48B77CAB" w14:textId="77777777" w:rsidR="006C2460" w:rsidRDefault="006C2460" w:rsidP="00517882"/>
    <w:p w14:paraId="42367BFF" w14:textId="77777777" w:rsidR="006C2460" w:rsidRDefault="006C2460" w:rsidP="00517882"/>
    <w:p w14:paraId="3F3FB13D" w14:textId="77777777" w:rsidR="006C2460" w:rsidRDefault="006C2460" w:rsidP="00517882"/>
    <w:p w14:paraId="097F5591" w14:textId="77777777" w:rsidR="006C2460" w:rsidRDefault="006C2460" w:rsidP="00517882"/>
    <w:p w14:paraId="75025E6F" w14:textId="77777777" w:rsidR="006C2460" w:rsidRDefault="006C2460" w:rsidP="00517882"/>
    <w:p w14:paraId="76EDC274" w14:textId="77777777" w:rsidR="006C2460" w:rsidRDefault="006C2460" w:rsidP="00517882"/>
    <w:p w14:paraId="1A49DF58" w14:textId="77777777" w:rsidR="006C2460" w:rsidRDefault="006C2460" w:rsidP="00517882"/>
    <w:p w14:paraId="1F09E88B" w14:textId="77777777" w:rsidR="006C2460" w:rsidRDefault="006C2460" w:rsidP="00517882"/>
    <w:p w14:paraId="5A2AF177" w14:textId="77777777" w:rsidR="006C2460" w:rsidRDefault="006C2460" w:rsidP="00517882"/>
    <w:p w14:paraId="3C7E3B52" w14:textId="77777777" w:rsidR="006C2460" w:rsidRDefault="006C2460" w:rsidP="00517882"/>
    <w:p w14:paraId="51B69181" w14:textId="77777777" w:rsidR="006C2460" w:rsidRDefault="006C2460" w:rsidP="00517882"/>
    <w:p w14:paraId="63F8DE19" w14:textId="77777777" w:rsidR="006C2460" w:rsidRDefault="006C2460" w:rsidP="00517882"/>
    <w:p w14:paraId="5D6D55EC" w14:textId="77777777" w:rsidR="006C2460" w:rsidRDefault="006C2460" w:rsidP="00517882"/>
    <w:p w14:paraId="46862DB4" w14:textId="77777777" w:rsidR="006C2460" w:rsidRDefault="006C2460" w:rsidP="00517882"/>
    <w:p w14:paraId="24942C9B" w14:textId="77777777" w:rsidR="006C2460" w:rsidRDefault="006C2460" w:rsidP="00517882"/>
    <w:p w14:paraId="63800475" w14:textId="77777777" w:rsidR="006C2460" w:rsidRDefault="006C2460" w:rsidP="00517882"/>
    <w:p w14:paraId="4137E7A7" w14:textId="77777777" w:rsidR="006C2460" w:rsidRDefault="006C2460" w:rsidP="00517882"/>
    <w:p w14:paraId="18BEC1C5" w14:textId="77777777" w:rsidR="006C2460" w:rsidRDefault="006C2460" w:rsidP="00517882"/>
    <w:p w14:paraId="691C5CB5" w14:textId="77777777" w:rsidR="006C2460" w:rsidRDefault="006C2460" w:rsidP="00517882"/>
    <w:p w14:paraId="001D8A2A" w14:textId="77777777" w:rsidR="006C2460" w:rsidRDefault="006C2460" w:rsidP="00517882"/>
    <w:p w14:paraId="084A0AC9" w14:textId="77777777" w:rsidR="006C2460" w:rsidRDefault="006C2460" w:rsidP="00517882"/>
    <w:p w14:paraId="1B8C63DD" w14:textId="77777777" w:rsidR="006C2460" w:rsidRDefault="006C2460" w:rsidP="00517882"/>
    <w:p w14:paraId="5780F82E" w14:textId="77777777" w:rsidR="005E0EB1" w:rsidRDefault="005E0EB1" w:rsidP="005E0EB1">
      <w:pPr>
        <w:pStyle w:val="Heading1"/>
      </w:pPr>
    </w:p>
    <w:p w14:paraId="6CE88F1F" w14:textId="74C09882" w:rsidR="00E926C4" w:rsidRDefault="00E926C4" w:rsidP="005E0EB1">
      <w:pPr>
        <w:pStyle w:val="Heading1"/>
      </w:pPr>
      <w:bookmarkStart w:id="56" w:name="_Toc417995086"/>
      <w:r>
        <w:t>Configure Tool</w:t>
      </w:r>
      <w:bookmarkEnd w:id="56"/>
    </w:p>
    <w:p w14:paraId="30C79C36" w14:textId="0B89A6EB" w:rsidR="00E926C4" w:rsidRDefault="009A0CA7" w:rsidP="00F740E1">
      <w:r>
        <w:t>Tool use</w:t>
      </w:r>
      <w:r w:rsidR="00C7421D">
        <w:t>s</w:t>
      </w:r>
      <w:r>
        <w:t xml:space="preserve"> below setting objects, you can update those as per the need.</w:t>
      </w:r>
    </w:p>
    <w:p w14:paraId="49A12F62" w14:textId="77777777" w:rsidR="003C66F0" w:rsidRDefault="00B95312" w:rsidP="00F740E1">
      <w:bookmarkStart w:id="57" w:name="_Toc417995087"/>
      <w:r w:rsidRPr="00F740E1">
        <w:rPr>
          <w:rStyle w:val="Heading2Char"/>
        </w:rPr>
        <w:t>SheetSequence</w:t>
      </w:r>
      <w:bookmarkEnd w:id="57"/>
    </w:p>
    <w:p w14:paraId="79BB52CC" w14:textId="3CB71842" w:rsidR="003C66F0" w:rsidRDefault="003C66F0" w:rsidP="00F740E1">
      <w:r>
        <w:t xml:space="preserve">This is configuration key and present in file </w:t>
      </w:r>
      <w:r w:rsidRPr="003C66F0">
        <w:t>Microsoft.Crm.AssessmentTool.exe</w:t>
      </w:r>
      <w:r>
        <w:t xml:space="preserve">.config. Value contains comma separated names of the sheets shown in </w:t>
      </w:r>
      <w:r w:rsidRPr="003C66F0">
        <w:t>AutoGenerated_FitGapAnalysis.xlsx</w:t>
      </w:r>
      <w:r>
        <w:t xml:space="preserve">. if you want to change sequence of sheets in </w:t>
      </w:r>
      <w:r w:rsidRPr="003C66F0">
        <w:t>AutoGenerated_FitGapAnalysis.xlsx</w:t>
      </w:r>
      <w:r>
        <w:t>, use this key and alter the sequence as per your need.</w:t>
      </w:r>
    </w:p>
    <w:p w14:paraId="559173DB" w14:textId="3AE2C40F" w:rsidR="009A0CA7" w:rsidRDefault="003C66F0" w:rsidP="00F740E1">
      <w:pPr>
        <w:pStyle w:val="Heading2"/>
      </w:pPr>
      <w:r>
        <w:t xml:space="preserve"> </w:t>
      </w:r>
      <w:bookmarkStart w:id="58" w:name="_Toc417995088"/>
      <w:r w:rsidRPr="003C66F0">
        <w:t>FileExclusionList</w:t>
      </w:r>
      <w:bookmarkEnd w:id="58"/>
    </w:p>
    <w:p w14:paraId="6F5EA7FF" w14:textId="11083AD8" w:rsidR="003C66F0" w:rsidRDefault="003C66F0" w:rsidP="003C66F0">
      <w:r>
        <w:t xml:space="preserve">This is configuration key and present in file </w:t>
      </w:r>
      <w:r w:rsidRPr="003C66F0">
        <w:t>Microsoft.Crm.AssessmentTool.exe</w:t>
      </w:r>
      <w:r>
        <w:t xml:space="preserve">.config. Value contains comma separated file names. While running assessment if you want to skip certain file, mention file name here and save the file. </w:t>
      </w:r>
    </w:p>
    <w:p w14:paraId="5B21ED35" w14:textId="0187163F" w:rsidR="003C66F0" w:rsidRDefault="003C66F0" w:rsidP="003C66F0">
      <w:r>
        <w:t xml:space="preserve">NOTE: </w:t>
      </w:r>
      <w:r w:rsidR="008E3B9A">
        <w:t xml:space="preserve">File mentioned here </w:t>
      </w:r>
      <w:r>
        <w:t>will be excluded for all visual studio projects/Visual studio solutions.</w:t>
      </w:r>
    </w:p>
    <w:p w14:paraId="288856E1" w14:textId="6436BCCF" w:rsidR="003C66F0" w:rsidRDefault="008E3B9A" w:rsidP="00F740E1">
      <w:pPr>
        <w:pStyle w:val="Heading2"/>
      </w:pPr>
      <w:bookmarkStart w:id="59" w:name="_Toc417995089"/>
      <w:r w:rsidRPr="008E3B9A">
        <w:t>ClientSideMappings</w:t>
      </w:r>
      <w:r>
        <w:t>.xml</w:t>
      </w:r>
      <w:bookmarkEnd w:id="59"/>
    </w:p>
    <w:p w14:paraId="18335352" w14:textId="00F74515" w:rsidR="008E3B9A" w:rsidRPr="00F740E1" w:rsidRDefault="008E3B9A" w:rsidP="00F740E1">
      <w:r>
        <w:t>This file contains keyword configuration for client side code assessment. This file is located in Configs folder. Here you can change keyword its Weightage and Category.</w:t>
      </w:r>
    </w:p>
    <w:p w14:paraId="1E775CFB" w14:textId="45CE0269" w:rsidR="008E3B9A" w:rsidRDefault="008E3B9A" w:rsidP="00F740E1">
      <w:pPr>
        <w:pStyle w:val="Heading2"/>
      </w:pPr>
      <w:bookmarkStart w:id="60" w:name="_Toc417995090"/>
      <w:r w:rsidRPr="008E3B9A">
        <w:t>ServerSideCodeMappings</w:t>
      </w:r>
      <w:r>
        <w:t>.xml</w:t>
      </w:r>
      <w:bookmarkEnd w:id="60"/>
    </w:p>
    <w:p w14:paraId="3D45F01F" w14:textId="6C827438" w:rsidR="008E3B9A" w:rsidRPr="003C1843" w:rsidRDefault="008E3B9A" w:rsidP="008E3B9A">
      <w:r>
        <w:t>This file contains keyword configuration for server side code assessment. This file is located in Configs folder. Here you can change keyword its Weightage and Category. Keyword present in this file indicates that tool should find all occurrences of the keyreword and report its occurrences and calculate Weightage for file it contains.</w:t>
      </w:r>
    </w:p>
    <w:p w14:paraId="60F33C76" w14:textId="77777777" w:rsidR="00B60CC4" w:rsidRDefault="00B60CC4" w:rsidP="005E0EB1">
      <w:pPr>
        <w:pStyle w:val="Heading1"/>
      </w:pPr>
    </w:p>
    <w:p w14:paraId="5A899FF2" w14:textId="77777777" w:rsidR="00B60CC4" w:rsidRDefault="00B60CC4" w:rsidP="005E0EB1">
      <w:pPr>
        <w:pStyle w:val="Heading1"/>
      </w:pPr>
    </w:p>
    <w:p w14:paraId="604673E7" w14:textId="70857069" w:rsidR="002C7825" w:rsidRDefault="002C7825" w:rsidP="005E0EB1">
      <w:pPr>
        <w:pStyle w:val="Heading1"/>
      </w:pPr>
      <w:bookmarkStart w:id="61" w:name="_Toc417995091"/>
      <w:r>
        <w:t>DB Assessment Tool</w:t>
      </w:r>
      <w:bookmarkEnd w:id="61"/>
    </w:p>
    <w:p w14:paraId="09D94DAC" w14:textId="10C77951" w:rsidR="002C7825" w:rsidRDefault="00122F85" w:rsidP="00F740E1">
      <w:r>
        <w:t>This tool is used to get information from CRM database and should be run as privileged user (User having CRM database admin privilege and System admin role in CRM)</w:t>
      </w:r>
      <w:r w:rsidR="00E926C4">
        <w:t>.</w:t>
      </w:r>
    </w:p>
    <w:p w14:paraId="695C30C2" w14:textId="4F85CF0C" w:rsidR="00E926C4" w:rsidRDefault="00E926C4" w:rsidP="00F740E1">
      <w:pPr>
        <w:pStyle w:val="Heading2"/>
      </w:pPr>
      <w:bookmarkStart w:id="62" w:name="_Toc417995092"/>
      <w:r>
        <w:lastRenderedPageBreak/>
        <w:t>How to use</w:t>
      </w:r>
      <w:bookmarkEnd w:id="62"/>
    </w:p>
    <w:p w14:paraId="5CC057EE" w14:textId="5ADDA4D2" w:rsidR="00E926C4" w:rsidRDefault="00E525EE" w:rsidP="00F740E1">
      <w:r>
        <w:t>Start the tool and select CRM version and enter DB server details</w:t>
      </w:r>
    </w:p>
    <w:p w14:paraId="471215CB" w14:textId="5A326871" w:rsidR="00E525EE" w:rsidRDefault="00E525EE" w:rsidP="00F740E1">
      <w:r>
        <w:rPr>
          <w:noProof/>
          <w:lang w:eastAsia="en-IN"/>
        </w:rPr>
        <w:drawing>
          <wp:inline distT="0" distB="0" distL="0" distR="0" wp14:anchorId="39E10471" wp14:editId="7DAC6883">
            <wp:extent cx="347662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3409950"/>
                    </a:xfrm>
                    <a:prstGeom prst="rect">
                      <a:avLst/>
                    </a:prstGeom>
                    <a:noFill/>
                    <a:ln>
                      <a:noFill/>
                    </a:ln>
                  </pic:spPr>
                </pic:pic>
              </a:graphicData>
            </a:graphic>
          </wp:inline>
        </w:drawing>
      </w:r>
    </w:p>
    <w:p w14:paraId="59FA284A" w14:textId="0589AA35" w:rsidR="00E926C4" w:rsidRDefault="00E525EE" w:rsidP="00F740E1">
      <w:r>
        <w:t>You can either click on Test Connection or Start Diagnosis button</w:t>
      </w:r>
    </w:p>
    <w:p w14:paraId="516E0A30" w14:textId="769EDDEB" w:rsidR="00E525EE" w:rsidRDefault="00E525EE" w:rsidP="00F740E1">
      <w:r>
        <w:t>Test Connection will test connection with given DB and on successful connection a message will be shown as below</w:t>
      </w:r>
    </w:p>
    <w:p w14:paraId="4DF2CC92" w14:textId="7C3164CE" w:rsidR="00E525EE" w:rsidRDefault="00E525EE" w:rsidP="00F740E1">
      <w:r>
        <w:rPr>
          <w:noProof/>
          <w:lang w:eastAsia="en-IN"/>
        </w:rPr>
        <w:drawing>
          <wp:inline distT="0" distB="0" distL="0" distR="0" wp14:anchorId="222F730B" wp14:editId="6485CDB4">
            <wp:extent cx="2105025" cy="1209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1209675"/>
                    </a:xfrm>
                    <a:prstGeom prst="rect">
                      <a:avLst/>
                    </a:prstGeom>
                    <a:noFill/>
                    <a:ln>
                      <a:noFill/>
                    </a:ln>
                  </pic:spPr>
                </pic:pic>
              </a:graphicData>
            </a:graphic>
          </wp:inline>
        </w:drawing>
      </w:r>
    </w:p>
    <w:p w14:paraId="0DF51AB1" w14:textId="007568EC" w:rsidR="00E525EE" w:rsidRDefault="00E525EE" w:rsidP="00F740E1">
      <w:r>
        <w:t>Start Diagnosis will initiate connection and start diagnosis, on successful run a new file will be created named ‘</w:t>
      </w:r>
      <w:r w:rsidRPr="00E525EE">
        <w:t>DBAssessmentReport</w:t>
      </w:r>
      <w:r>
        <w:t>.xml’ and message containing file path will be shown as below.</w:t>
      </w:r>
    </w:p>
    <w:p w14:paraId="727F750A" w14:textId="20C837BF" w:rsidR="00E525EE" w:rsidRPr="00F740E1" w:rsidRDefault="00E525EE" w:rsidP="00F740E1">
      <w:r>
        <w:rPr>
          <w:noProof/>
          <w:lang w:eastAsia="en-IN"/>
        </w:rPr>
        <w:drawing>
          <wp:inline distT="0" distB="0" distL="0" distR="0" wp14:anchorId="2152ED67" wp14:editId="7F19EDE4">
            <wp:extent cx="316230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333500"/>
                    </a:xfrm>
                    <a:prstGeom prst="rect">
                      <a:avLst/>
                    </a:prstGeom>
                    <a:noFill/>
                    <a:ln>
                      <a:noFill/>
                    </a:ln>
                  </pic:spPr>
                </pic:pic>
              </a:graphicData>
            </a:graphic>
          </wp:inline>
        </w:drawing>
      </w:r>
    </w:p>
    <w:p w14:paraId="553949B9" w14:textId="77777777" w:rsidR="003E5746" w:rsidRDefault="003E5746" w:rsidP="005E0EB1">
      <w:pPr>
        <w:pStyle w:val="Heading1"/>
      </w:pPr>
      <w:bookmarkStart w:id="63" w:name="_Toc417995093"/>
    </w:p>
    <w:p w14:paraId="2A77964B" w14:textId="77777777" w:rsidR="003E5746" w:rsidRDefault="003E5746">
      <w:pPr>
        <w:rPr>
          <w:rFonts w:asciiTheme="majorHAnsi" w:eastAsiaTheme="majorEastAsia" w:hAnsiTheme="majorHAnsi" w:cstheme="majorBidi"/>
          <w:color w:val="2E74B5" w:themeColor="accent1" w:themeShade="BF"/>
          <w:sz w:val="32"/>
          <w:szCs w:val="32"/>
        </w:rPr>
      </w:pPr>
      <w:r>
        <w:br w:type="page"/>
      </w:r>
    </w:p>
    <w:p w14:paraId="4D7ECDF9" w14:textId="11CE17E6" w:rsidR="00F87D5E" w:rsidRDefault="00E349C8" w:rsidP="005E0EB1">
      <w:pPr>
        <w:pStyle w:val="Heading1"/>
      </w:pPr>
      <w:r>
        <w:lastRenderedPageBreak/>
        <w:t>Appendix</w:t>
      </w:r>
      <w:bookmarkEnd w:id="63"/>
    </w:p>
    <w:p w14:paraId="3D7BDC7E" w14:textId="77777777" w:rsidR="00AE21E0" w:rsidRDefault="00AE21E0" w:rsidP="00F87D5E"/>
    <w:p w14:paraId="2AB80ADB" w14:textId="35AE00B3" w:rsidR="00E349C8" w:rsidRDefault="00E349C8" w:rsidP="005E0EB1">
      <w:pPr>
        <w:pStyle w:val="Heading2"/>
      </w:pPr>
      <w:bookmarkStart w:id="64" w:name="_Toc417995094"/>
      <w:r>
        <w:t>Keyword Category</w:t>
      </w:r>
      <w:bookmarkEnd w:id="64"/>
    </w:p>
    <w:tbl>
      <w:tblPr>
        <w:tblStyle w:val="GridTable4-Accent1"/>
        <w:tblW w:w="0" w:type="auto"/>
        <w:tblLook w:val="04A0" w:firstRow="1" w:lastRow="0" w:firstColumn="1" w:lastColumn="0" w:noHBand="0" w:noVBand="1"/>
      </w:tblPr>
      <w:tblGrid>
        <w:gridCol w:w="846"/>
        <w:gridCol w:w="2126"/>
        <w:gridCol w:w="6044"/>
      </w:tblGrid>
      <w:tr w:rsidR="00DF39B4" w14:paraId="1B6EC463" w14:textId="77777777" w:rsidTr="002A0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81F8DE" w14:textId="39AAC092" w:rsidR="00DF39B4" w:rsidRDefault="00DF39B4" w:rsidP="00DF39B4">
            <w:r>
              <w:t>No</w:t>
            </w:r>
          </w:p>
        </w:tc>
        <w:tc>
          <w:tcPr>
            <w:tcW w:w="2126" w:type="dxa"/>
          </w:tcPr>
          <w:p w14:paraId="19354134" w14:textId="66AA787A" w:rsidR="00DF39B4" w:rsidRDefault="00DF39B4" w:rsidP="00DF39B4">
            <w:pPr>
              <w:cnfStyle w:val="100000000000" w:firstRow="1" w:lastRow="0" w:firstColumn="0" w:lastColumn="0" w:oddVBand="0" w:evenVBand="0" w:oddHBand="0" w:evenHBand="0" w:firstRowFirstColumn="0" w:firstRowLastColumn="0" w:lastRowFirstColumn="0" w:lastRowLastColumn="0"/>
            </w:pPr>
            <w:r>
              <w:t>Category</w:t>
            </w:r>
          </w:p>
        </w:tc>
        <w:tc>
          <w:tcPr>
            <w:tcW w:w="6044" w:type="dxa"/>
          </w:tcPr>
          <w:p w14:paraId="2B133897" w14:textId="34DCDF8D" w:rsidR="00DF39B4" w:rsidRDefault="00DF39B4" w:rsidP="00DF39B4">
            <w:pPr>
              <w:cnfStyle w:val="100000000000" w:firstRow="1" w:lastRow="0" w:firstColumn="0" w:lastColumn="0" w:oddVBand="0" w:evenVBand="0" w:oddHBand="0" w:evenHBand="0" w:firstRowFirstColumn="0" w:firstRowLastColumn="0" w:lastRowFirstColumn="0" w:lastRowLastColumn="0"/>
            </w:pPr>
            <w:r>
              <w:t>Description</w:t>
            </w:r>
          </w:p>
        </w:tc>
      </w:tr>
      <w:tr w:rsidR="00DF39B4" w14:paraId="09D3408B" w14:textId="77777777" w:rsidTr="002A0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0C10B" w14:textId="36D55954" w:rsidR="00DF39B4" w:rsidRDefault="00C86B02" w:rsidP="00DF39B4">
            <w:r>
              <w:t>1</w:t>
            </w:r>
          </w:p>
        </w:tc>
        <w:tc>
          <w:tcPr>
            <w:tcW w:w="2126" w:type="dxa"/>
          </w:tcPr>
          <w:p w14:paraId="17AA6385" w14:textId="0B4D7F30" w:rsidR="00DF39B4" w:rsidRDefault="00C86B02" w:rsidP="00DF39B4">
            <w:pPr>
              <w:cnfStyle w:val="000000100000" w:firstRow="0" w:lastRow="0" w:firstColumn="0" w:lastColumn="0" w:oddVBand="0" w:evenVBand="0" w:oddHBand="1" w:evenHBand="0" w:firstRowFirstColumn="0" w:firstRowLastColumn="0" w:lastRowFirstColumn="0" w:lastRowLastColumn="0"/>
            </w:pPr>
            <w:r>
              <w:t>Must</w:t>
            </w:r>
          </w:p>
        </w:tc>
        <w:tc>
          <w:tcPr>
            <w:tcW w:w="6044" w:type="dxa"/>
          </w:tcPr>
          <w:p w14:paraId="7EB89258" w14:textId="1C9A7589" w:rsidR="00DF39B4" w:rsidRDefault="002A08E4" w:rsidP="00DF39B4">
            <w:pPr>
              <w:cnfStyle w:val="000000100000" w:firstRow="0" w:lastRow="0" w:firstColumn="0" w:lastColumn="0" w:oddVBand="0" w:evenVBand="0" w:oddHBand="1" w:evenHBand="0" w:firstRowFirstColumn="0" w:firstRowLastColumn="0" w:lastRowFirstColumn="0" w:lastRowLastColumn="0"/>
            </w:pPr>
            <w:r w:rsidRPr="00386523">
              <w:t>Issues to fix</w:t>
            </w:r>
          </w:p>
        </w:tc>
      </w:tr>
      <w:tr w:rsidR="00DF39B4" w14:paraId="511602FC" w14:textId="77777777" w:rsidTr="002A08E4">
        <w:tc>
          <w:tcPr>
            <w:cnfStyle w:val="001000000000" w:firstRow="0" w:lastRow="0" w:firstColumn="1" w:lastColumn="0" w:oddVBand="0" w:evenVBand="0" w:oddHBand="0" w:evenHBand="0" w:firstRowFirstColumn="0" w:firstRowLastColumn="0" w:lastRowFirstColumn="0" w:lastRowLastColumn="0"/>
            <w:tcW w:w="846" w:type="dxa"/>
          </w:tcPr>
          <w:p w14:paraId="085FD0AB" w14:textId="31D0C030" w:rsidR="00DF39B4" w:rsidRDefault="00C86B02" w:rsidP="00DF39B4">
            <w:r>
              <w:t>2</w:t>
            </w:r>
          </w:p>
        </w:tc>
        <w:tc>
          <w:tcPr>
            <w:tcW w:w="2126" w:type="dxa"/>
          </w:tcPr>
          <w:p w14:paraId="5ED4DE20" w14:textId="3715188C" w:rsidR="00DF39B4" w:rsidRDefault="00C86B02" w:rsidP="00DF39B4">
            <w:pPr>
              <w:cnfStyle w:val="000000000000" w:firstRow="0" w:lastRow="0" w:firstColumn="0" w:lastColumn="0" w:oddVBand="0" w:evenVBand="0" w:oddHBand="0" w:evenHBand="0" w:firstRowFirstColumn="0" w:firstRowLastColumn="0" w:lastRowFirstColumn="0" w:lastRowLastColumn="0"/>
            </w:pPr>
            <w:r>
              <w:t>Should</w:t>
            </w:r>
          </w:p>
        </w:tc>
        <w:tc>
          <w:tcPr>
            <w:tcW w:w="6044" w:type="dxa"/>
          </w:tcPr>
          <w:p w14:paraId="275A5FB2" w14:textId="19F61C13" w:rsidR="00DF39B4" w:rsidRDefault="002A08E4" w:rsidP="00DF39B4">
            <w:pPr>
              <w:cnfStyle w:val="000000000000" w:firstRow="0" w:lastRow="0" w:firstColumn="0" w:lastColumn="0" w:oddVBand="0" w:evenVBand="0" w:oddHBand="0" w:evenHBand="0" w:firstRowFirstColumn="0" w:firstRowLastColumn="0" w:lastRowFirstColumn="0" w:lastRowLastColumn="0"/>
            </w:pPr>
            <w:r w:rsidRPr="00386523">
              <w:t>Recommend to rework</w:t>
            </w:r>
          </w:p>
        </w:tc>
      </w:tr>
      <w:tr w:rsidR="00DF39B4" w14:paraId="791BC6E9" w14:textId="77777777" w:rsidTr="002A0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7D56C9" w14:textId="3069AEA8" w:rsidR="00DF39B4" w:rsidRDefault="00C86B02" w:rsidP="00DF39B4">
            <w:r>
              <w:t>3</w:t>
            </w:r>
          </w:p>
        </w:tc>
        <w:tc>
          <w:tcPr>
            <w:tcW w:w="2126" w:type="dxa"/>
          </w:tcPr>
          <w:p w14:paraId="677743AB" w14:textId="3F5B90F8" w:rsidR="00DF39B4" w:rsidRDefault="00C86B02" w:rsidP="00DF39B4">
            <w:pPr>
              <w:cnfStyle w:val="000000100000" w:firstRow="0" w:lastRow="0" w:firstColumn="0" w:lastColumn="0" w:oddVBand="0" w:evenVBand="0" w:oddHBand="1" w:evenHBand="0" w:firstRowFirstColumn="0" w:firstRowLastColumn="0" w:lastRowFirstColumn="0" w:lastRowLastColumn="0"/>
            </w:pPr>
            <w:r>
              <w:t>Could</w:t>
            </w:r>
          </w:p>
        </w:tc>
        <w:tc>
          <w:tcPr>
            <w:tcW w:w="6044" w:type="dxa"/>
          </w:tcPr>
          <w:p w14:paraId="656BF17A" w14:textId="4EF9B298" w:rsidR="00DF39B4" w:rsidRDefault="002A08E4" w:rsidP="00766A57">
            <w:pPr>
              <w:keepNext/>
              <w:cnfStyle w:val="000000100000" w:firstRow="0" w:lastRow="0" w:firstColumn="0" w:lastColumn="0" w:oddVBand="0" w:evenVBand="0" w:oddHBand="1" w:evenHBand="0" w:firstRowFirstColumn="0" w:firstRowLastColumn="0" w:lastRowFirstColumn="0" w:lastRowLastColumn="0"/>
            </w:pPr>
            <w:r w:rsidRPr="00386523">
              <w:t>Consider to rework</w:t>
            </w:r>
          </w:p>
        </w:tc>
      </w:tr>
    </w:tbl>
    <w:p w14:paraId="54854FC6" w14:textId="40B8DC53" w:rsidR="00DF39B4" w:rsidRPr="00DF39B4" w:rsidRDefault="00754C42" w:rsidP="00766A57">
      <w:pPr>
        <w:pStyle w:val="Caption"/>
      </w:pPr>
      <w:r>
        <w:t>Table 4 Keyword Category</w:t>
      </w:r>
    </w:p>
    <w:p w14:paraId="14B0B788" w14:textId="12F99708" w:rsidR="00FA4976" w:rsidRDefault="00E349C8" w:rsidP="00751603">
      <w:pPr>
        <w:tabs>
          <w:tab w:val="left" w:pos="2411"/>
          <w:tab w:val="center" w:pos="4513"/>
        </w:tabs>
      </w:pPr>
      <w:r>
        <w:tab/>
      </w:r>
      <w:r>
        <w:tab/>
      </w:r>
    </w:p>
    <w:p w14:paraId="5A7D895D" w14:textId="77777777" w:rsidR="00FA4976" w:rsidRPr="00FA4976" w:rsidRDefault="00FA4976" w:rsidP="00FA4976"/>
    <w:sectPr w:rsidR="00FA4976" w:rsidRPr="00FA4976">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D4E0E" w14:textId="77777777" w:rsidR="005C4E89" w:rsidRDefault="005C4E89" w:rsidP="00B1262F">
      <w:pPr>
        <w:spacing w:after="0" w:line="240" w:lineRule="auto"/>
      </w:pPr>
      <w:r>
        <w:separator/>
      </w:r>
    </w:p>
  </w:endnote>
  <w:endnote w:type="continuationSeparator" w:id="0">
    <w:p w14:paraId="743F4D07" w14:textId="77777777" w:rsidR="005C4E89" w:rsidRDefault="005C4E89" w:rsidP="00B12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00000001" w:usb1="4000205B" w:usb2="00000000" w:usb3="00000000" w:csb0="0000009F" w:csb1="00000000"/>
  </w:font>
  <w:font w:name="Segoe Pro Light">
    <w:altName w:val="Segoe UI Semilight"/>
    <w:charset w:val="00"/>
    <w:family w:val="swiss"/>
    <w:pitch w:val="variable"/>
    <w:sig w:usb0="00000001" w:usb1="4000205B" w:usb2="00000000" w:usb3="00000000" w:csb0="0000009F" w:csb1="00000000"/>
  </w:font>
  <w:font w:name="Segoe Pro Semibold">
    <w:altName w:val="Segoe UI Semibold"/>
    <w:charset w:val="00"/>
    <w:family w:val="swiss"/>
    <w:pitch w:val="variable"/>
    <w:sig w:usb0="00000001" w:usb1="4000205B" w:usb2="00000000" w:usb3="00000000" w:csb0="0000009F" w:csb1="00000000"/>
  </w:font>
  <w:font w:name="Segoe">
    <w:altName w:val="Segoe UI"/>
    <w:charset w:val="00"/>
    <w:family w:val="swiss"/>
    <w:pitch w:val="variable"/>
    <w:sig w:usb0="A00002AF" w:usb1="4000205B" w:usb2="00000000" w:usb3="00000000" w:csb0="0000009F" w:csb1="00000000"/>
  </w:font>
  <w:font w:name="BrowalliaUPC">
    <w:charset w:val="DE"/>
    <w:family w:val="swiss"/>
    <w:pitch w:val="variable"/>
    <w:sig w:usb0="81000003" w:usb1="00000000" w:usb2="00000000" w:usb3="00000000" w:csb0="00010001" w:csb1="00000000"/>
  </w:font>
  <w:font w:name="Segoe Condensed">
    <w:altName w:val="Arial"/>
    <w:charset w:val="00"/>
    <w:family w:val="swiss"/>
    <w:pitch w:val="variable"/>
    <w:sig w:usb0="00000001"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15677" w14:textId="77777777" w:rsidR="00613C95" w:rsidRDefault="00613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C0624" w14:textId="77777777" w:rsidR="00EC7943" w:rsidRPr="00566237" w:rsidRDefault="00EC7943" w:rsidP="00070786">
    <w:pPr>
      <w:pStyle w:val="FooterStyleMS"/>
    </w:pPr>
    <w:r>
      <w:t xml:space="preserve">Microsoft Proprietary Confidential Information                       </w:t>
    </w:r>
    <w:r>
      <w:tab/>
      <w:t xml:space="preserve">Page </w:t>
    </w:r>
    <w:r>
      <w:fldChar w:fldCharType="begin"/>
    </w:r>
    <w:r>
      <w:instrText xml:space="preserve"> PAGE   \* MERGEFORMAT </w:instrText>
    </w:r>
    <w:r>
      <w:fldChar w:fldCharType="separate"/>
    </w:r>
    <w:r w:rsidR="00013418">
      <w:rPr>
        <w:noProof/>
      </w:rPr>
      <w:t>21</w:t>
    </w:r>
    <w:r>
      <w:rPr>
        <w:noProof/>
      </w:rPr>
      <w:fldChar w:fldCharType="end"/>
    </w:r>
  </w:p>
  <w:p w14:paraId="3ED45D68" w14:textId="77777777" w:rsidR="00EC7943" w:rsidRPr="0061266D" w:rsidRDefault="00EC7943" w:rsidP="005330F5">
    <w:pPr>
      <w:pStyle w:val="HeaderCorpNameMS"/>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CFEE4" w14:textId="77777777" w:rsidR="00613C95" w:rsidRDefault="00613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79A8B" w14:textId="77777777" w:rsidR="005C4E89" w:rsidRDefault="005C4E89" w:rsidP="00B1262F">
      <w:pPr>
        <w:spacing w:after="0" w:line="240" w:lineRule="auto"/>
      </w:pPr>
      <w:r>
        <w:separator/>
      </w:r>
    </w:p>
  </w:footnote>
  <w:footnote w:type="continuationSeparator" w:id="0">
    <w:p w14:paraId="3CF928D5" w14:textId="77777777" w:rsidR="005C4E89" w:rsidRDefault="005C4E89" w:rsidP="00B126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A4687" w14:textId="77777777" w:rsidR="00613C95" w:rsidRDefault="00613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3DA3E" w14:textId="77777777" w:rsidR="00EC7943" w:rsidRDefault="00EC7943" w:rsidP="00070786">
    <w:pPr>
      <w:pStyle w:val="HeaderCorpNameMS"/>
      <w:rPr>
        <w:sz w:val="16"/>
        <w:szCs w:val="16"/>
      </w:rPr>
    </w:pPr>
    <w:r>
      <w:rPr>
        <w:noProof/>
        <w:lang w:val="en-IN" w:eastAsia="en-IN"/>
      </w:rPr>
      <w:drawing>
        <wp:inline distT="0" distB="0" distL="0" distR="0" wp14:anchorId="24671A5F" wp14:editId="226B61EA">
          <wp:extent cx="914400" cy="194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 w:val="16"/>
        <w:szCs w:val="16"/>
        <w14:textFill>
          <w14:solidFill>
            <w14:srgbClr w14:val="85878B">
              <w14:lumMod w14:val="85000"/>
              <w14:lumOff w14:val="15000"/>
            </w14:srgbClr>
          </w14:solidFill>
        </w14:textFill>
      </w:rPr>
      <w:tab/>
    </w:r>
    <w:r w:rsidRPr="0061266D">
      <w:rPr>
        <w:sz w:val="16"/>
        <w:szCs w:val="16"/>
      </w:rPr>
      <w:t>Dynamics</w:t>
    </w:r>
    <w:r>
      <w:rPr>
        <w:sz w:val="16"/>
        <w:szCs w:val="16"/>
      </w:rPr>
      <w:t xml:space="preserve"> CRM Upgrade Assessment Tool</w:t>
    </w:r>
  </w:p>
  <w:p w14:paraId="72085430" w14:textId="77777777" w:rsidR="00EC7943" w:rsidRDefault="00EC7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9CDE3" w14:textId="77777777" w:rsidR="00613C95" w:rsidRDefault="00613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C29D9"/>
    <w:multiLevelType w:val="hybridMultilevel"/>
    <w:tmpl w:val="BFCEB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11281E"/>
    <w:multiLevelType w:val="hybridMultilevel"/>
    <w:tmpl w:val="6BA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DB5734"/>
    <w:multiLevelType w:val="hybridMultilevel"/>
    <w:tmpl w:val="5DB44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F35DB6"/>
    <w:multiLevelType w:val="hybridMultilevel"/>
    <w:tmpl w:val="BFCEB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D83054"/>
    <w:multiLevelType w:val="hybridMultilevel"/>
    <w:tmpl w:val="6DEC9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D4C17"/>
    <w:multiLevelType w:val="hybridMultilevel"/>
    <w:tmpl w:val="BFCEB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0173C6"/>
    <w:multiLevelType w:val="hybridMultilevel"/>
    <w:tmpl w:val="6BA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4"/>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 Carr (FEDERAL-CRM)">
    <w15:presenceInfo w15:providerId="AD" w15:userId="S::riccarr@microsoft.com::3ef98768-39c5-44c2-aac2-582850724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6F2"/>
    <w:rsid w:val="000113C7"/>
    <w:rsid w:val="00013418"/>
    <w:rsid w:val="000331C6"/>
    <w:rsid w:val="0004313E"/>
    <w:rsid w:val="00045ADB"/>
    <w:rsid w:val="000652C1"/>
    <w:rsid w:val="000653A8"/>
    <w:rsid w:val="00070786"/>
    <w:rsid w:val="00072228"/>
    <w:rsid w:val="00085F40"/>
    <w:rsid w:val="00087151"/>
    <w:rsid w:val="00087866"/>
    <w:rsid w:val="000A3BC0"/>
    <w:rsid w:val="000B5734"/>
    <w:rsid w:val="000D420F"/>
    <w:rsid w:val="000E3257"/>
    <w:rsid w:val="000F2316"/>
    <w:rsid w:val="00104246"/>
    <w:rsid w:val="001075E1"/>
    <w:rsid w:val="00122F85"/>
    <w:rsid w:val="00131EDC"/>
    <w:rsid w:val="001A6078"/>
    <w:rsid w:val="001B6ED0"/>
    <w:rsid w:val="001D60B0"/>
    <w:rsid w:val="001E194E"/>
    <w:rsid w:val="001F7DDA"/>
    <w:rsid w:val="00216907"/>
    <w:rsid w:val="0024647A"/>
    <w:rsid w:val="002512D7"/>
    <w:rsid w:val="00263142"/>
    <w:rsid w:val="0026651F"/>
    <w:rsid w:val="00286DFC"/>
    <w:rsid w:val="002A08E4"/>
    <w:rsid w:val="002A12DF"/>
    <w:rsid w:val="002A64FF"/>
    <w:rsid w:val="002C25E7"/>
    <w:rsid w:val="002C7825"/>
    <w:rsid w:val="002E57FB"/>
    <w:rsid w:val="002E6F7D"/>
    <w:rsid w:val="00311D56"/>
    <w:rsid w:val="00323388"/>
    <w:rsid w:val="00353832"/>
    <w:rsid w:val="00363A13"/>
    <w:rsid w:val="00377E4C"/>
    <w:rsid w:val="00387A9A"/>
    <w:rsid w:val="003A25CA"/>
    <w:rsid w:val="003C5AC8"/>
    <w:rsid w:val="003C66F0"/>
    <w:rsid w:val="003E41D7"/>
    <w:rsid w:val="003E5746"/>
    <w:rsid w:val="00403393"/>
    <w:rsid w:val="004178AD"/>
    <w:rsid w:val="00423529"/>
    <w:rsid w:val="0045253E"/>
    <w:rsid w:val="00457A4C"/>
    <w:rsid w:val="004631A4"/>
    <w:rsid w:val="00463D35"/>
    <w:rsid w:val="004714EC"/>
    <w:rsid w:val="004966B1"/>
    <w:rsid w:val="004A55DC"/>
    <w:rsid w:val="004B54A3"/>
    <w:rsid w:val="004D6B4F"/>
    <w:rsid w:val="004F6974"/>
    <w:rsid w:val="00517882"/>
    <w:rsid w:val="00527864"/>
    <w:rsid w:val="005330F5"/>
    <w:rsid w:val="005349DE"/>
    <w:rsid w:val="00540F10"/>
    <w:rsid w:val="00543E4F"/>
    <w:rsid w:val="0056144F"/>
    <w:rsid w:val="005912BD"/>
    <w:rsid w:val="00591BAA"/>
    <w:rsid w:val="005A537D"/>
    <w:rsid w:val="005A6DCC"/>
    <w:rsid w:val="005B0B59"/>
    <w:rsid w:val="005B57BA"/>
    <w:rsid w:val="005C4E89"/>
    <w:rsid w:val="005E0EB1"/>
    <w:rsid w:val="005E4EDF"/>
    <w:rsid w:val="005F4761"/>
    <w:rsid w:val="005F59B3"/>
    <w:rsid w:val="006004FC"/>
    <w:rsid w:val="006017F5"/>
    <w:rsid w:val="0061043B"/>
    <w:rsid w:val="00613C95"/>
    <w:rsid w:val="0062225D"/>
    <w:rsid w:val="0062680E"/>
    <w:rsid w:val="0065020D"/>
    <w:rsid w:val="00660930"/>
    <w:rsid w:val="006808F5"/>
    <w:rsid w:val="00692483"/>
    <w:rsid w:val="006A1710"/>
    <w:rsid w:val="006A6970"/>
    <w:rsid w:val="006C2460"/>
    <w:rsid w:val="006D591C"/>
    <w:rsid w:val="006E1FD3"/>
    <w:rsid w:val="00715DCC"/>
    <w:rsid w:val="00751603"/>
    <w:rsid w:val="00754C42"/>
    <w:rsid w:val="00766A57"/>
    <w:rsid w:val="00770BC7"/>
    <w:rsid w:val="007818A5"/>
    <w:rsid w:val="007A12F0"/>
    <w:rsid w:val="007C5577"/>
    <w:rsid w:val="007D392F"/>
    <w:rsid w:val="007D3C02"/>
    <w:rsid w:val="007E0B27"/>
    <w:rsid w:val="007F4F3D"/>
    <w:rsid w:val="00807859"/>
    <w:rsid w:val="008248B2"/>
    <w:rsid w:val="008349CB"/>
    <w:rsid w:val="008365AB"/>
    <w:rsid w:val="00842A2D"/>
    <w:rsid w:val="00844232"/>
    <w:rsid w:val="008465AE"/>
    <w:rsid w:val="008648C7"/>
    <w:rsid w:val="00876D22"/>
    <w:rsid w:val="00884706"/>
    <w:rsid w:val="00896F4A"/>
    <w:rsid w:val="008D2AA0"/>
    <w:rsid w:val="008E3B9A"/>
    <w:rsid w:val="009236D3"/>
    <w:rsid w:val="0093295C"/>
    <w:rsid w:val="009351CF"/>
    <w:rsid w:val="00943FC2"/>
    <w:rsid w:val="00967738"/>
    <w:rsid w:val="0097645A"/>
    <w:rsid w:val="009A0CA7"/>
    <w:rsid w:val="009A3B06"/>
    <w:rsid w:val="009F77BF"/>
    <w:rsid w:val="00A20F2D"/>
    <w:rsid w:val="00A26ABD"/>
    <w:rsid w:val="00A27C01"/>
    <w:rsid w:val="00A27FF7"/>
    <w:rsid w:val="00A54799"/>
    <w:rsid w:val="00A56814"/>
    <w:rsid w:val="00A61F23"/>
    <w:rsid w:val="00A7610E"/>
    <w:rsid w:val="00A822A1"/>
    <w:rsid w:val="00A964F0"/>
    <w:rsid w:val="00A96F64"/>
    <w:rsid w:val="00AC00AF"/>
    <w:rsid w:val="00AC334D"/>
    <w:rsid w:val="00AC641A"/>
    <w:rsid w:val="00AD0192"/>
    <w:rsid w:val="00AD73DD"/>
    <w:rsid w:val="00AE21E0"/>
    <w:rsid w:val="00AE6B2B"/>
    <w:rsid w:val="00AF123C"/>
    <w:rsid w:val="00B00795"/>
    <w:rsid w:val="00B124E8"/>
    <w:rsid w:val="00B1262F"/>
    <w:rsid w:val="00B16016"/>
    <w:rsid w:val="00B20929"/>
    <w:rsid w:val="00B45458"/>
    <w:rsid w:val="00B60CC4"/>
    <w:rsid w:val="00B72665"/>
    <w:rsid w:val="00B916F2"/>
    <w:rsid w:val="00B9411F"/>
    <w:rsid w:val="00B946A4"/>
    <w:rsid w:val="00B95312"/>
    <w:rsid w:val="00BB3481"/>
    <w:rsid w:val="00BB381A"/>
    <w:rsid w:val="00BB653D"/>
    <w:rsid w:val="00BC5F07"/>
    <w:rsid w:val="00BD00C1"/>
    <w:rsid w:val="00BD4E91"/>
    <w:rsid w:val="00BD5808"/>
    <w:rsid w:val="00BF1D35"/>
    <w:rsid w:val="00BF7806"/>
    <w:rsid w:val="00C1119F"/>
    <w:rsid w:val="00C12BA4"/>
    <w:rsid w:val="00C135A6"/>
    <w:rsid w:val="00C27850"/>
    <w:rsid w:val="00C33F0C"/>
    <w:rsid w:val="00C4612C"/>
    <w:rsid w:val="00C60562"/>
    <w:rsid w:val="00C70B4C"/>
    <w:rsid w:val="00C7421D"/>
    <w:rsid w:val="00C77F2F"/>
    <w:rsid w:val="00C8070B"/>
    <w:rsid w:val="00C829B2"/>
    <w:rsid w:val="00C865AD"/>
    <w:rsid w:val="00C86B02"/>
    <w:rsid w:val="00C86D6F"/>
    <w:rsid w:val="00CD2E38"/>
    <w:rsid w:val="00CE2D55"/>
    <w:rsid w:val="00CE3730"/>
    <w:rsid w:val="00D37C7A"/>
    <w:rsid w:val="00D52590"/>
    <w:rsid w:val="00D54AC4"/>
    <w:rsid w:val="00D560F0"/>
    <w:rsid w:val="00D6111F"/>
    <w:rsid w:val="00D63292"/>
    <w:rsid w:val="00D80DE5"/>
    <w:rsid w:val="00D81DD2"/>
    <w:rsid w:val="00DD58BE"/>
    <w:rsid w:val="00DD5E88"/>
    <w:rsid w:val="00DF39B4"/>
    <w:rsid w:val="00DF7F03"/>
    <w:rsid w:val="00E02213"/>
    <w:rsid w:val="00E24F30"/>
    <w:rsid w:val="00E329F5"/>
    <w:rsid w:val="00E349C8"/>
    <w:rsid w:val="00E50B20"/>
    <w:rsid w:val="00E525EE"/>
    <w:rsid w:val="00E54C23"/>
    <w:rsid w:val="00E54E9E"/>
    <w:rsid w:val="00E54FB4"/>
    <w:rsid w:val="00E66BBA"/>
    <w:rsid w:val="00E875E8"/>
    <w:rsid w:val="00E926C4"/>
    <w:rsid w:val="00EA2BF5"/>
    <w:rsid w:val="00EA601B"/>
    <w:rsid w:val="00EB3391"/>
    <w:rsid w:val="00EC7943"/>
    <w:rsid w:val="00EE4AFC"/>
    <w:rsid w:val="00EE6112"/>
    <w:rsid w:val="00F10AA8"/>
    <w:rsid w:val="00F172DE"/>
    <w:rsid w:val="00F27DBB"/>
    <w:rsid w:val="00F545D0"/>
    <w:rsid w:val="00F740E1"/>
    <w:rsid w:val="00F7496D"/>
    <w:rsid w:val="00F77269"/>
    <w:rsid w:val="00F87D5E"/>
    <w:rsid w:val="00FA0763"/>
    <w:rsid w:val="00FA4976"/>
    <w:rsid w:val="00FB4D65"/>
    <w:rsid w:val="00FD4C25"/>
    <w:rsid w:val="00FE0B0A"/>
    <w:rsid w:val="00FF258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2C6FD"/>
  <w15:chartTrackingRefBased/>
  <w15:docId w15:val="{98D4DB9A-73B8-454D-BEF8-7CF8906C8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E4C"/>
  </w:style>
  <w:style w:type="paragraph" w:styleId="Heading1">
    <w:name w:val="heading 1"/>
    <w:basedOn w:val="Normal"/>
    <w:next w:val="Normal"/>
    <w:link w:val="Heading1Char"/>
    <w:uiPriority w:val="9"/>
    <w:qFormat/>
    <w:rsid w:val="00377E4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377E4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377E4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377E4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77E4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77E4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77E4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77E4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77E4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6F2"/>
    <w:pPr>
      <w:ind w:left="720"/>
      <w:contextualSpacing/>
    </w:pPr>
  </w:style>
  <w:style w:type="table" w:styleId="TableGrid">
    <w:name w:val="Table Grid"/>
    <w:basedOn w:val="TableNormal"/>
    <w:uiPriority w:val="39"/>
    <w:rsid w:val="00E54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677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Copy">
    <w:name w:val="Body Copy"/>
    <w:basedOn w:val="Normal"/>
    <w:rsid w:val="00B1262F"/>
    <w:pPr>
      <w:spacing w:after="120" w:line="240" w:lineRule="auto"/>
    </w:pPr>
    <w:rPr>
      <w:rFonts w:ascii="Segoe UI" w:eastAsia="Times New Roman" w:hAnsi="Segoe UI" w:cs="Segoe UI"/>
      <w:sz w:val="20"/>
      <w:szCs w:val="20"/>
      <w:lang w:val="en-US"/>
    </w:rPr>
  </w:style>
  <w:style w:type="paragraph" w:customStyle="1" w:styleId="DynQuote">
    <w:name w:val="Dyn Quote"/>
    <w:basedOn w:val="Normal"/>
    <w:link w:val="DynQuoteChar"/>
    <w:rsid w:val="00B1262F"/>
    <w:pPr>
      <w:widowControl w:val="0"/>
      <w:autoSpaceDE w:val="0"/>
      <w:autoSpaceDN w:val="0"/>
      <w:adjustRightInd w:val="0"/>
      <w:spacing w:before="720" w:after="0" w:line="385" w:lineRule="exact"/>
      <w:ind w:right="-14"/>
    </w:pPr>
    <w:rPr>
      <w:rFonts w:ascii="Segoe UI" w:eastAsia="Times New Roman" w:hAnsi="Segoe UI" w:cs="Segoe UI"/>
      <w:i/>
      <w:iCs/>
      <w:color w:val="ED7D31" w:themeColor="accent2"/>
      <w:spacing w:val="-15"/>
      <w:position w:val="2"/>
      <w:sz w:val="26"/>
      <w:szCs w:val="26"/>
      <w:lang w:val="en-US"/>
    </w:rPr>
  </w:style>
  <w:style w:type="character" w:customStyle="1" w:styleId="DynQuoteChar">
    <w:name w:val="Dyn Quote Char"/>
    <w:basedOn w:val="DefaultParagraphFont"/>
    <w:link w:val="DynQuote"/>
    <w:rsid w:val="00B1262F"/>
    <w:rPr>
      <w:rFonts w:ascii="Segoe UI" w:eastAsia="Times New Roman" w:hAnsi="Segoe UI" w:cs="Segoe UI"/>
      <w:i/>
      <w:iCs/>
      <w:color w:val="ED7D31" w:themeColor="accent2"/>
      <w:spacing w:val="-15"/>
      <w:position w:val="2"/>
      <w:sz w:val="26"/>
      <w:szCs w:val="26"/>
      <w:lang w:val="en-US"/>
    </w:rPr>
  </w:style>
  <w:style w:type="paragraph" w:styleId="Header">
    <w:name w:val="header"/>
    <w:basedOn w:val="Normal"/>
    <w:link w:val="HeaderChar"/>
    <w:uiPriority w:val="99"/>
    <w:unhideWhenUsed/>
    <w:rsid w:val="00B12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F"/>
  </w:style>
  <w:style w:type="paragraph" w:styleId="Footer">
    <w:name w:val="footer"/>
    <w:basedOn w:val="Normal"/>
    <w:link w:val="FooterChar"/>
    <w:uiPriority w:val="99"/>
    <w:unhideWhenUsed/>
    <w:rsid w:val="00B12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F"/>
  </w:style>
  <w:style w:type="paragraph" w:customStyle="1" w:styleId="HeaderCorpNameMS">
    <w:name w:val="Header Corp Name MS"/>
    <w:rsid w:val="005330F5"/>
    <w:pPr>
      <w:tabs>
        <w:tab w:val="right" w:pos="9360"/>
      </w:tabs>
      <w:spacing w:before="100" w:after="0" w:line="240" w:lineRule="exact"/>
    </w:pPr>
    <w:rPr>
      <w:rFonts w:ascii="Segoe Pro" w:hAnsi="Segoe Pro"/>
      <w:color w:val="262626" w:themeColor="text1" w:themeTint="D9"/>
      <w:szCs w:val="24"/>
      <w:lang w:val="en-US"/>
    </w:rPr>
  </w:style>
  <w:style w:type="paragraph" w:customStyle="1" w:styleId="HeaderNameMS">
    <w:name w:val="Header Name MS"/>
    <w:rsid w:val="005330F5"/>
    <w:pPr>
      <w:tabs>
        <w:tab w:val="right" w:pos="9360"/>
      </w:tabs>
      <w:spacing w:after="200" w:line="276" w:lineRule="auto"/>
    </w:pPr>
    <w:rPr>
      <w:rFonts w:ascii="Segoe Pro Light" w:hAnsi="Segoe Pro Light"/>
      <w:color w:val="262626" w:themeColor="text1" w:themeTint="D9"/>
      <w:lang w:val="en-US"/>
    </w:rPr>
  </w:style>
  <w:style w:type="character" w:styleId="PlaceholderText">
    <w:name w:val="Placeholder Text"/>
    <w:basedOn w:val="DefaultParagraphFont"/>
    <w:uiPriority w:val="99"/>
    <w:semiHidden/>
    <w:rsid w:val="005330F5"/>
    <w:rPr>
      <w:color w:val="808080"/>
    </w:rPr>
  </w:style>
  <w:style w:type="paragraph" w:customStyle="1" w:styleId="FooterStyleMS">
    <w:name w:val="Footer Style MS"/>
    <w:rsid w:val="00070786"/>
    <w:pPr>
      <w:tabs>
        <w:tab w:val="right" w:pos="9634"/>
      </w:tabs>
      <w:spacing w:after="0" w:line="240" w:lineRule="auto"/>
    </w:pPr>
    <w:rPr>
      <w:rFonts w:ascii="Segoe Pro" w:hAnsi="Segoe Pro"/>
      <w:color w:val="262626" w:themeColor="text1" w:themeTint="D9"/>
      <w:sz w:val="16"/>
      <w:szCs w:val="16"/>
      <w:lang w:val="en-US"/>
    </w:rPr>
  </w:style>
  <w:style w:type="character" w:customStyle="1" w:styleId="Heading1Char">
    <w:name w:val="Heading 1 Char"/>
    <w:basedOn w:val="DefaultParagraphFont"/>
    <w:link w:val="Heading1"/>
    <w:uiPriority w:val="9"/>
    <w:rsid w:val="00377E4C"/>
    <w:rPr>
      <w:rFonts w:asciiTheme="majorHAnsi" w:eastAsiaTheme="majorEastAsia" w:hAnsiTheme="majorHAnsi" w:cstheme="majorBidi"/>
      <w:color w:val="1F4E79" w:themeColor="accent1" w:themeShade="80"/>
      <w:sz w:val="36"/>
      <w:szCs w:val="36"/>
    </w:rPr>
  </w:style>
  <w:style w:type="paragraph" w:customStyle="1" w:styleId="Heading4MS">
    <w:name w:val="Heading 4 MS"/>
    <w:basedOn w:val="Normal"/>
    <w:next w:val="Normal"/>
    <w:rsid w:val="00BD00C1"/>
    <w:pPr>
      <w:keepNext/>
      <w:keepLines/>
      <w:spacing w:before="200" w:after="100" w:line="240" w:lineRule="auto"/>
      <w:outlineLvl w:val="3"/>
    </w:pPr>
    <w:rPr>
      <w:rFonts w:ascii="Segoe Pro Semibold" w:hAnsi="Segoe Pro Semibold"/>
      <w:color w:val="44546A" w:themeColor="text2"/>
      <w:sz w:val="28"/>
      <w:lang w:val="en-US"/>
    </w:rPr>
  </w:style>
  <w:style w:type="paragraph" w:customStyle="1" w:styleId="TableHeadingMS">
    <w:name w:val="Table Heading MS"/>
    <w:basedOn w:val="Normal"/>
    <w:rsid w:val="00BD00C1"/>
    <w:pPr>
      <w:keepNext/>
      <w:keepLines/>
      <w:spacing w:before="20" w:after="20" w:line="264" w:lineRule="auto"/>
    </w:pPr>
    <w:rPr>
      <w:rFonts w:ascii="Segoe Pro Semibold" w:hAnsi="Segoe Pro Semibold"/>
      <w:color w:val="FFFFFF"/>
      <w:sz w:val="16"/>
      <w:szCs w:val="16"/>
      <w:lang w:val="en-US"/>
    </w:rPr>
  </w:style>
  <w:style w:type="paragraph" w:customStyle="1" w:styleId="TableTextMS">
    <w:name w:val="Table Text MS"/>
    <w:basedOn w:val="Normal"/>
    <w:rsid w:val="00BD00C1"/>
    <w:pPr>
      <w:spacing w:before="20" w:after="20" w:line="264" w:lineRule="auto"/>
    </w:pPr>
    <w:rPr>
      <w:rFonts w:ascii="Segoe Pro" w:hAnsi="Segoe Pro"/>
      <w:color w:val="262626" w:themeColor="text1" w:themeTint="D9"/>
      <w:sz w:val="16"/>
      <w:szCs w:val="16"/>
      <w:lang w:val="en-US"/>
    </w:rPr>
  </w:style>
  <w:style w:type="paragraph" w:customStyle="1" w:styleId="TOCFigListTableListHeadingMS">
    <w:name w:val="TOC_Fig List_Table List Heading MS"/>
    <w:basedOn w:val="Normal"/>
    <w:rsid w:val="00BD00C1"/>
    <w:pPr>
      <w:keepNext/>
      <w:keepLines/>
      <w:pageBreakBefore/>
      <w:spacing w:before="100" w:after="200" w:line="600" w:lineRule="exact"/>
      <w:outlineLvl w:val="0"/>
    </w:pPr>
    <w:rPr>
      <w:rFonts w:ascii="Segoe Pro Light" w:hAnsi="Segoe Pro Light"/>
      <w:color w:val="5B9BD5" w:themeColor="accent1"/>
      <w:spacing w:val="10"/>
      <w:sz w:val="64"/>
      <w:szCs w:val="48"/>
      <w:lang w:val="en-US"/>
    </w:rPr>
  </w:style>
  <w:style w:type="table" w:customStyle="1" w:styleId="MSTableStyle2">
    <w:name w:val="MS Table Style 2"/>
    <w:basedOn w:val="TableGrid"/>
    <w:uiPriority w:val="99"/>
    <w:rsid w:val="00BD00C1"/>
    <w:rPr>
      <w:rFonts w:ascii="Segoe" w:hAnsi="Segoe"/>
      <w:sz w:val="16"/>
      <w:szCs w:val="20"/>
      <w:lang w:eastAsia="en-IN" w:bidi="ta-IN"/>
    </w:rPr>
    <w:tblPr>
      <w:tblStyleRowBandSize w:val="1"/>
    </w:tblPr>
    <w:tblStylePr w:type="firstRow">
      <w:rPr>
        <w:rFonts w:ascii="BrowalliaUPC" w:hAnsi="BrowalliaUPC"/>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Segoe Condensed" w:hAnsi="Segoe Condensed"/>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Condensed" w:hAnsi="Segoe Condensed"/>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styleId="TOCHeading">
    <w:name w:val="TOC Heading"/>
    <w:basedOn w:val="Heading1"/>
    <w:next w:val="Normal"/>
    <w:uiPriority w:val="39"/>
    <w:unhideWhenUsed/>
    <w:qFormat/>
    <w:rsid w:val="00377E4C"/>
    <w:pPr>
      <w:outlineLvl w:val="9"/>
    </w:pPr>
  </w:style>
  <w:style w:type="paragraph" w:styleId="TOC1">
    <w:name w:val="toc 1"/>
    <w:basedOn w:val="Normal"/>
    <w:next w:val="Normal"/>
    <w:autoRedefine/>
    <w:uiPriority w:val="39"/>
    <w:unhideWhenUsed/>
    <w:rsid w:val="00A56814"/>
    <w:pPr>
      <w:tabs>
        <w:tab w:val="right" w:leader="dot" w:pos="9016"/>
      </w:tabs>
      <w:spacing w:after="100"/>
    </w:pPr>
  </w:style>
  <w:style w:type="character" w:styleId="Hyperlink">
    <w:name w:val="Hyperlink"/>
    <w:basedOn w:val="DefaultParagraphFont"/>
    <w:uiPriority w:val="99"/>
    <w:unhideWhenUsed/>
    <w:rsid w:val="00BB3481"/>
    <w:rPr>
      <w:color w:val="0563C1" w:themeColor="hyperlink"/>
      <w:u w:val="single"/>
    </w:rPr>
  </w:style>
  <w:style w:type="character" w:customStyle="1" w:styleId="Heading2Char">
    <w:name w:val="Heading 2 Char"/>
    <w:basedOn w:val="DefaultParagraphFont"/>
    <w:link w:val="Heading2"/>
    <w:uiPriority w:val="9"/>
    <w:rsid w:val="00377E4C"/>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4178AD"/>
    <w:pPr>
      <w:spacing w:after="100"/>
      <w:ind w:left="220"/>
    </w:pPr>
  </w:style>
  <w:style w:type="paragraph" w:styleId="Caption">
    <w:name w:val="caption"/>
    <w:basedOn w:val="Normal"/>
    <w:next w:val="Normal"/>
    <w:uiPriority w:val="35"/>
    <w:unhideWhenUsed/>
    <w:qFormat/>
    <w:rsid w:val="00377E4C"/>
    <w:pPr>
      <w:spacing w:line="240" w:lineRule="auto"/>
    </w:pPr>
    <w:rPr>
      <w:b/>
      <w:bCs/>
      <w:smallCaps/>
      <w:color w:val="44546A" w:themeColor="text2"/>
    </w:rPr>
  </w:style>
  <w:style w:type="character" w:styleId="CommentReference">
    <w:name w:val="annotation reference"/>
    <w:basedOn w:val="DefaultParagraphFont"/>
    <w:uiPriority w:val="99"/>
    <w:semiHidden/>
    <w:unhideWhenUsed/>
    <w:rsid w:val="00884706"/>
    <w:rPr>
      <w:sz w:val="16"/>
      <w:szCs w:val="16"/>
    </w:rPr>
  </w:style>
  <w:style w:type="paragraph" w:styleId="CommentText">
    <w:name w:val="annotation text"/>
    <w:basedOn w:val="Normal"/>
    <w:link w:val="CommentTextChar"/>
    <w:uiPriority w:val="99"/>
    <w:semiHidden/>
    <w:unhideWhenUsed/>
    <w:rsid w:val="00884706"/>
    <w:pPr>
      <w:spacing w:line="240" w:lineRule="auto"/>
    </w:pPr>
    <w:rPr>
      <w:sz w:val="20"/>
      <w:szCs w:val="20"/>
    </w:rPr>
  </w:style>
  <w:style w:type="character" w:customStyle="1" w:styleId="CommentTextChar">
    <w:name w:val="Comment Text Char"/>
    <w:basedOn w:val="DefaultParagraphFont"/>
    <w:link w:val="CommentText"/>
    <w:uiPriority w:val="99"/>
    <w:semiHidden/>
    <w:rsid w:val="00884706"/>
    <w:rPr>
      <w:sz w:val="20"/>
      <w:szCs w:val="20"/>
    </w:rPr>
  </w:style>
  <w:style w:type="paragraph" w:styleId="CommentSubject">
    <w:name w:val="annotation subject"/>
    <w:basedOn w:val="CommentText"/>
    <w:next w:val="CommentText"/>
    <w:link w:val="CommentSubjectChar"/>
    <w:uiPriority w:val="99"/>
    <w:semiHidden/>
    <w:unhideWhenUsed/>
    <w:rsid w:val="00884706"/>
    <w:rPr>
      <w:b/>
      <w:bCs/>
    </w:rPr>
  </w:style>
  <w:style w:type="character" w:customStyle="1" w:styleId="CommentSubjectChar">
    <w:name w:val="Comment Subject Char"/>
    <w:basedOn w:val="CommentTextChar"/>
    <w:link w:val="CommentSubject"/>
    <w:uiPriority w:val="99"/>
    <w:semiHidden/>
    <w:rsid w:val="00884706"/>
    <w:rPr>
      <w:b/>
      <w:bCs/>
      <w:sz w:val="20"/>
      <w:szCs w:val="20"/>
    </w:rPr>
  </w:style>
  <w:style w:type="paragraph" w:styleId="BalloonText">
    <w:name w:val="Balloon Text"/>
    <w:basedOn w:val="Normal"/>
    <w:link w:val="BalloonTextChar"/>
    <w:uiPriority w:val="99"/>
    <w:semiHidden/>
    <w:unhideWhenUsed/>
    <w:rsid w:val="008847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706"/>
    <w:rPr>
      <w:rFonts w:ascii="Segoe UI" w:hAnsi="Segoe UI" w:cs="Segoe UI"/>
      <w:sz w:val="18"/>
      <w:szCs w:val="18"/>
    </w:rPr>
  </w:style>
  <w:style w:type="paragraph" w:styleId="Title">
    <w:name w:val="Title"/>
    <w:basedOn w:val="Normal"/>
    <w:next w:val="Normal"/>
    <w:link w:val="TitleChar"/>
    <w:uiPriority w:val="10"/>
    <w:qFormat/>
    <w:rsid w:val="00377E4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77E4C"/>
    <w:rPr>
      <w:rFonts w:asciiTheme="majorHAnsi" w:eastAsiaTheme="majorEastAsia" w:hAnsiTheme="majorHAnsi" w:cstheme="majorBidi"/>
      <w:caps/>
      <w:color w:val="44546A" w:themeColor="text2"/>
      <w:spacing w:val="-15"/>
      <w:sz w:val="72"/>
      <w:szCs w:val="72"/>
    </w:rPr>
  </w:style>
  <w:style w:type="character" w:customStyle="1" w:styleId="Heading3Char">
    <w:name w:val="Heading 3 Char"/>
    <w:basedOn w:val="DefaultParagraphFont"/>
    <w:link w:val="Heading3"/>
    <w:uiPriority w:val="9"/>
    <w:rsid w:val="00377E4C"/>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D81DD2"/>
    <w:pPr>
      <w:spacing w:after="100"/>
      <w:ind w:left="440"/>
    </w:pPr>
  </w:style>
  <w:style w:type="paragraph" w:styleId="Revision">
    <w:name w:val="Revision"/>
    <w:hidden/>
    <w:uiPriority w:val="99"/>
    <w:semiHidden/>
    <w:rsid w:val="00072228"/>
    <w:pPr>
      <w:spacing w:after="0" w:line="240" w:lineRule="auto"/>
    </w:pPr>
  </w:style>
  <w:style w:type="character" w:customStyle="1" w:styleId="Heading4Char">
    <w:name w:val="Heading 4 Char"/>
    <w:basedOn w:val="DefaultParagraphFont"/>
    <w:link w:val="Heading4"/>
    <w:uiPriority w:val="9"/>
    <w:rsid w:val="00377E4C"/>
    <w:rPr>
      <w:rFonts w:asciiTheme="majorHAnsi" w:eastAsiaTheme="majorEastAsia" w:hAnsiTheme="majorHAnsi" w:cstheme="majorBidi"/>
      <w:color w:val="2E74B5" w:themeColor="accent1" w:themeShade="BF"/>
      <w:sz w:val="24"/>
      <w:szCs w:val="24"/>
    </w:rPr>
  </w:style>
  <w:style w:type="character" w:styleId="FollowedHyperlink">
    <w:name w:val="FollowedHyperlink"/>
    <w:basedOn w:val="DefaultParagraphFont"/>
    <w:uiPriority w:val="99"/>
    <w:semiHidden/>
    <w:unhideWhenUsed/>
    <w:rsid w:val="00DD58BE"/>
    <w:rPr>
      <w:color w:val="954F72" w:themeColor="followedHyperlink"/>
      <w:u w:val="single"/>
    </w:rPr>
  </w:style>
  <w:style w:type="table" w:styleId="GridTable1Light-Accent2">
    <w:name w:val="Grid Table 1 Light Accent 2"/>
    <w:basedOn w:val="TableNormal"/>
    <w:uiPriority w:val="46"/>
    <w:rsid w:val="00F27DB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C5AC8"/>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uiPriority w:val="9"/>
    <w:semiHidden/>
    <w:rsid w:val="00377E4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77E4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77E4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77E4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77E4C"/>
    <w:rPr>
      <w:rFonts w:asciiTheme="majorHAnsi" w:eastAsiaTheme="majorEastAsia" w:hAnsiTheme="majorHAnsi" w:cstheme="majorBidi"/>
      <w:i/>
      <w:iCs/>
      <w:color w:val="1F4E79" w:themeColor="accent1" w:themeShade="80"/>
    </w:rPr>
  </w:style>
  <w:style w:type="paragraph" w:styleId="Subtitle">
    <w:name w:val="Subtitle"/>
    <w:basedOn w:val="Normal"/>
    <w:next w:val="Normal"/>
    <w:link w:val="SubtitleChar"/>
    <w:uiPriority w:val="11"/>
    <w:qFormat/>
    <w:rsid w:val="00377E4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77E4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77E4C"/>
    <w:rPr>
      <w:b/>
      <w:bCs/>
    </w:rPr>
  </w:style>
  <w:style w:type="character" w:styleId="Emphasis">
    <w:name w:val="Emphasis"/>
    <w:basedOn w:val="DefaultParagraphFont"/>
    <w:uiPriority w:val="20"/>
    <w:qFormat/>
    <w:rsid w:val="00377E4C"/>
    <w:rPr>
      <w:i/>
      <w:iCs/>
    </w:rPr>
  </w:style>
  <w:style w:type="paragraph" w:styleId="NoSpacing">
    <w:name w:val="No Spacing"/>
    <w:uiPriority w:val="1"/>
    <w:qFormat/>
    <w:rsid w:val="00377E4C"/>
    <w:pPr>
      <w:spacing w:after="0" w:line="240" w:lineRule="auto"/>
    </w:pPr>
  </w:style>
  <w:style w:type="paragraph" w:styleId="Quote">
    <w:name w:val="Quote"/>
    <w:basedOn w:val="Normal"/>
    <w:next w:val="Normal"/>
    <w:link w:val="QuoteChar"/>
    <w:uiPriority w:val="29"/>
    <w:qFormat/>
    <w:rsid w:val="00377E4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77E4C"/>
    <w:rPr>
      <w:color w:val="44546A" w:themeColor="text2"/>
      <w:sz w:val="24"/>
      <w:szCs w:val="24"/>
    </w:rPr>
  </w:style>
  <w:style w:type="paragraph" w:styleId="IntenseQuote">
    <w:name w:val="Intense Quote"/>
    <w:basedOn w:val="Normal"/>
    <w:next w:val="Normal"/>
    <w:link w:val="IntenseQuoteChar"/>
    <w:uiPriority w:val="30"/>
    <w:qFormat/>
    <w:rsid w:val="00377E4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77E4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77E4C"/>
    <w:rPr>
      <w:i/>
      <w:iCs/>
      <w:color w:val="595959" w:themeColor="text1" w:themeTint="A6"/>
    </w:rPr>
  </w:style>
  <w:style w:type="character" w:styleId="IntenseEmphasis">
    <w:name w:val="Intense Emphasis"/>
    <w:basedOn w:val="DefaultParagraphFont"/>
    <w:uiPriority w:val="21"/>
    <w:qFormat/>
    <w:rsid w:val="00377E4C"/>
    <w:rPr>
      <w:b/>
      <w:bCs/>
      <w:i/>
      <w:iCs/>
    </w:rPr>
  </w:style>
  <w:style w:type="character" w:styleId="SubtleReference">
    <w:name w:val="Subtle Reference"/>
    <w:basedOn w:val="DefaultParagraphFont"/>
    <w:uiPriority w:val="31"/>
    <w:qFormat/>
    <w:rsid w:val="00377E4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77E4C"/>
    <w:rPr>
      <w:b/>
      <w:bCs/>
      <w:smallCaps/>
      <w:color w:val="44546A" w:themeColor="text2"/>
      <w:u w:val="single"/>
    </w:rPr>
  </w:style>
  <w:style w:type="character" w:styleId="BookTitle">
    <w:name w:val="Book Title"/>
    <w:basedOn w:val="DefaultParagraphFont"/>
    <w:uiPriority w:val="33"/>
    <w:qFormat/>
    <w:rsid w:val="00377E4C"/>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github.com/dotnet/rosly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MediaServiceKeyPoints xmlns="23a0a07a-7939-4494-9323-8b136b8f217a"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D68AD6834D0F45A0A31389095DCBFB" ma:contentTypeVersion="17" ma:contentTypeDescription="Create a new document." ma:contentTypeScope="" ma:versionID="818b95bf5a891a3b937f21cd823e2adb">
  <xsd:schema xmlns:xsd="http://www.w3.org/2001/XMLSchema" xmlns:xs="http://www.w3.org/2001/XMLSchema" xmlns:p="http://schemas.microsoft.com/office/2006/metadata/properties" xmlns:ns1="http://schemas.microsoft.com/sharepoint/v3" xmlns:ns3="1880ad3a-e9b4-474d-b4ff-a03081b959cc" xmlns:ns4="23a0a07a-7939-4494-9323-8b136b8f217a" targetNamespace="http://schemas.microsoft.com/office/2006/metadata/properties" ma:root="true" ma:fieldsID="f3f340745567e4718d707ad596fd623d" ns1:_="" ns3:_="" ns4:_="">
    <xsd:import namespace="http://schemas.microsoft.com/sharepoint/v3"/>
    <xsd:import namespace="1880ad3a-e9b4-474d-b4ff-a03081b959cc"/>
    <xsd:import namespace="23a0a07a-7939-4494-9323-8b136b8f217a"/>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DateTaken" minOccurs="0"/>
                <xsd:element ref="ns4:MediaServiceLocatio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80ad3a-e9b4-474d-b4ff-a03081b959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a0a07a-7939-4494-9323-8b136b8f217a"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C26B0-25F3-40FB-BEA7-BDBD0F7FDFFE}">
  <ds:schemaRefs>
    <ds:schemaRef ds:uri="http://schemas.microsoft.com/office/2006/metadata/properties"/>
    <ds:schemaRef ds:uri="http://schemas.microsoft.com/office/infopath/2007/PartnerControls"/>
    <ds:schemaRef ds:uri="http://schemas.microsoft.com/sharepoint/v3"/>
    <ds:schemaRef ds:uri="23a0a07a-7939-4494-9323-8b136b8f217a"/>
  </ds:schemaRefs>
</ds:datastoreItem>
</file>

<file path=customXml/itemProps2.xml><?xml version="1.0" encoding="utf-8"?>
<ds:datastoreItem xmlns:ds="http://schemas.openxmlformats.org/officeDocument/2006/customXml" ds:itemID="{CEBE99FD-DAB6-463E-9B93-ACAE0C862655}">
  <ds:schemaRefs>
    <ds:schemaRef ds:uri="http://schemas.microsoft.com/sharepoint/v3/contenttype/forms"/>
  </ds:schemaRefs>
</ds:datastoreItem>
</file>

<file path=customXml/itemProps3.xml><?xml version="1.0" encoding="utf-8"?>
<ds:datastoreItem xmlns:ds="http://schemas.openxmlformats.org/officeDocument/2006/customXml" ds:itemID="{95F82D0F-C707-4E09-A064-B8001C11ED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880ad3a-e9b4-474d-b4ff-a03081b959cc"/>
    <ds:schemaRef ds:uri="23a0a07a-7939-4494-9323-8b136b8f2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317C4B-4F67-47B0-9013-7FA2363F5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2584</Words>
  <Characters>14731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Magare</dc:creator>
  <cp:keywords/>
  <dc:description/>
  <cp:lastModifiedBy>Rich Carr (FEDERAL-CRM)</cp:lastModifiedBy>
  <cp:revision>7</cp:revision>
  <dcterms:created xsi:type="dcterms:W3CDTF">2020-02-26T21:05:00Z</dcterms:created>
  <dcterms:modified xsi:type="dcterms:W3CDTF">2020-02-26T21:08:00Z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c28b5f076654a3b96073bbbebfeb8c9">
    <vt:lpwstr>English|cb91f272-ce4d-4a7e-9bbf-78b58e3d188d</vt:lpwstr>
  </property>
  <property fmtid="{D5CDD505-2E9C-101B-9397-08002B2CF9AE}" pid="3" name="MSProductsTaxHTField0">
    <vt:lpwstr>Dynamics 365|c2a9df9f-196f-4107-bcef-47e3624d0e98;Dynamics CRM|835909d0-a755-41ff-93cd-f5207c609ef5;Dynamics 365 Customer Engagement Plan|801b948d-3443-4ce4-9797-d0cfaf1e19fa</vt:lpwstr>
  </property>
  <property fmtid="{D5CDD505-2E9C-101B-9397-08002B2CF9AE}" pid="4" name="ContentTypeId">
    <vt:lpwstr>0x0101009CD68AD6834D0F45A0A31389095DCBFB</vt:lpwstr>
  </property>
  <property fmtid="{D5CDD505-2E9C-101B-9397-08002B2CF9AE}" pid="5" name="_dlc_DocIdItemGuid">
    <vt:lpwstr>4c2a153a-3cc4-4a09-852d-7fafb19c7462</vt:lpwstr>
  </property>
  <property fmtid="{D5CDD505-2E9C-101B-9397-08002B2CF9AE}" pid="6" name="ServicesCommunities">
    <vt:lpwstr>1340;#WW Business Applications Domain Community|750a39bf-70f2-4912-9603-e1403362f113</vt:lpwstr>
  </property>
  <property fmtid="{D5CDD505-2E9C-101B-9397-08002B2CF9AE}" pid="7" name="MSLanguage">
    <vt:lpwstr>1248;#English|cb91f272-ce4d-4a7e-9bbf-78b58e3d188d</vt:lpwstr>
  </property>
  <property fmtid="{D5CDD505-2E9C-101B-9397-08002B2CF9AE}" pid="8" name="MSProducts">
    <vt:lpwstr>1527;#Dynamics 365|c2a9df9f-196f-4107-bcef-47e3624d0e98;#1347;#Dynamics CRM|835909d0-a755-41ff-93cd-f5207c609ef5;#1820;#Dynamics 365 Customer Engagement Plan|801b948d-3443-4ce4-9797-d0cfaf1e19fa</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riccarr@microsoft.com</vt:lpwstr>
  </property>
  <property fmtid="{D5CDD505-2E9C-101B-9397-08002B2CF9AE}" pid="12" name="MSIP_Label_f42aa342-8706-4288-bd11-ebb85995028c_SetDate">
    <vt:lpwstr>2020-02-26T21:05:17.3751590Z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ActionId">
    <vt:lpwstr>ec54cfbe-fbfa-4dab-85c4-da2400751f7e</vt:lpwstr>
  </property>
  <property fmtid="{D5CDD505-2E9C-101B-9397-08002B2CF9AE}" pid="16" name="MSIP_Label_f42aa342-8706-4288-bd11-ebb85995028c_Extended_MSFT_Method">
    <vt:lpwstr>Automatic</vt:lpwstr>
  </property>
  <property fmtid="{D5CDD505-2E9C-101B-9397-08002B2CF9AE}" pid="17" name="Sensitivity">
    <vt:lpwstr>General</vt:lpwstr>
  </property>
</Properties>
</file>